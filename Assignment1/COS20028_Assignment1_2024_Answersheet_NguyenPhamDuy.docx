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B3383" w14:textId="6C356317" w:rsidR="00364486" w:rsidRDefault="00B4016A">
      <w:pPr>
        <w:pStyle w:val="Heading1"/>
        <w:spacing w:before="78" w:line="276" w:lineRule="auto"/>
        <w:ind w:left="1418" w:right="56"/>
        <w:jc w:val="both"/>
        <w:pPrChange w:id="0" w:author="PHAM DUY NGUYEN" w:date="2025-06-10T10:54:00Z" w16du:dateUtc="2025-06-10T03:54:00Z">
          <w:pPr>
            <w:pStyle w:val="Heading1"/>
            <w:spacing w:before="78" w:line="276" w:lineRule="auto"/>
            <w:ind w:left="1418" w:right="56"/>
          </w:pPr>
        </w:pPrChange>
      </w:pPr>
      <w:r>
        <w:rPr>
          <w:noProof/>
        </w:rPr>
        <w:drawing>
          <wp:anchor distT="0" distB="0" distL="0" distR="0" simplePos="0" relativeHeight="251659264" behindDoc="0" locked="0" layoutInCell="1" allowOverlap="1" wp14:anchorId="2685383E" wp14:editId="76CC7A47">
            <wp:simplePos x="0" y="0"/>
            <wp:positionH relativeFrom="margin">
              <wp:align>left</wp:align>
            </wp:positionH>
            <wp:positionV relativeFrom="paragraph">
              <wp:posOffset>52705</wp:posOffset>
            </wp:positionV>
            <wp:extent cx="896112" cy="1770888"/>
            <wp:effectExtent l="0" t="0" r="0" b="1270"/>
            <wp:wrapNone/>
            <wp:docPr id="1" name="image1.jpeg" descr="http://www.swinburne.edu.my/images/2013/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96112" cy="1770888"/>
                    </a:xfrm>
                    <a:prstGeom prst="rect">
                      <a:avLst/>
                    </a:prstGeom>
                  </pic:spPr>
                </pic:pic>
              </a:graphicData>
            </a:graphic>
          </wp:anchor>
        </w:drawing>
      </w:r>
      <w:r>
        <w:t xml:space="preserve">Swinburne University of Technology Hawthorn Campus </w:t>
      </w:r>
      <w:r>
        <w:br/>
        <w:t>Dep</w:t>
      </w:r>
      <w:r w:rsidR="001D30D3">
        <w:t>artment of Computing Technologies</w:t>
      </w:r>
    </w:p>
    <w:p w14:paraId="45241C94" w14:textId="77777777" w:rsidR="00364486" w:rsidRDefault="00364486">
      <w:pPr>
        <w:pStyle w:val="BodyText"/>
        <w:spacing w:before="7"/>
        <w:ind w:right="56"/>
        <w:jc w:val="both"/>
        <w:rPr>
          <w:rFonts w:ascii="Arial"/>
          <w:b/>
          <w:sz w:val="27"/>
        </w:rPr>
        <w:pPrChange w:id="1" w:author="PHAM DUY NGUYEN" w:date="2025-06-10T10:54:00Z" w16du:dateUtc="2025-06-10T03:54:00Z">
          <w:pPr>
            <w:pStyle w:val="BodyText"/>
            <w:spacing w:before="7"/>
            <w:ind w:right="56"/>
          </w:pPr>
        </w:pPrChange>
      </w:pPr>
    </w:p>
    <w:p w14:paraId="156945F7" w14:textId="0320F1BB" w:rsidR="00364486" w:rsidRDefault="00835B42">
      <w:pPr>
        <w:spacing w:before="1"/>
        <w:ind w:left="1701" w:right="56"/>
        <w:jc w:val="both"/>
        <w:rPr>
          <w:rFonts w:ascii="Arial"/>
          <w:b/>
          <w:sz w:val="28"/>
        </w:rPr>
        <w:pPrChange w:id="2" w:author="PHAM DUY NGUYEN" w:date="2025-06-10T10:54:00Z" w16du:dateUtc="2025-06-10T03:54:00Z">
          <w:pPr>
            <w:spacing w:before="1"/>
            <w:ind w:left="1701" w:right="56"/>
            <w:jc w:val="center"/>
          </w:pPr>
        </w:pPrChange>
      </w:pPr>
      <w:r>
        <w:rPr>
          <w:rFonts w:ascii="Arial"/>
          <w:b/>
          <w:sz w:val="28"/>
        </w:rPr>
        <w:t>COS20028</w:t>
      </w:r>
      <w:r w:rsidR="00B4016A">
        <w:rPr>
          <w:rFonts w:ascii="Arial"/>
          <w:b/>
          <w:sz w:val="28"/>
        </w:rPr>
        <w:t xml:space="preserve"> </w:t>
      </w:r>
      <w:r>
        <w:rPr>
          <w:rFonts w:ascii="Arial"/>
          <w:b/>
          <w:sz w:val="28"/>
        </w:rPr>
        <w:t>Big Data Architecture and Application</w:t>
      </w:r>
    </w:p>
    <w:p w14:paraId="02ADD34D" w14:textId="3E8600CF" w:rsidR="00364486" w:rsidRDefault="001D30D3">
      <w:pPr>
        <w:spacing w:before="47"/>
        <w:ind w:left="1893" w:right="56"/>
        <w:jc w:val="both"/>
        <w:rPr>
          <w:rFonts w:ascii="Arial"/>
          <w:i/>
          <w:sz w:val="28"/>
        </w:rPr>
        <w:pPrChange w:id="3" w:author="PHAM DUY NGUYEN" w:date="2025-06-10T10:54:00Z" w16du:dateUtc="2025-06-10T03:54:00Z">
          <w:pPr>
            <w:spacing w:before="47"/>
            <w:ind w:left="1893" w:right="56"/>
            <w:jc w:val="center"/>
          </w:pPr>
        </w:pPrChange>
      </w:pPr>
      <w:r>
        <w:rPr>
          <w:rFonts w:ascii="Arial"/>
          <w:sz w:val="28"/>
        </w:rPr>
        <w:t xml:space="preserve">Assignment </w:t>
      </w:r>
      <w:r w:rsidR="005314DE">
        <w:rPr>
          <w:rFonts w:ascii="Arial"/>
          <w:sz w:val="28"/>
        </w:rPr>
        <w:t>1</w:t>
      </w:r>
      <w:r w:rsidR="00B4016A">
        <w:rPr>
          <w:rFonts w:ascii="Arial"/>
          <w:sz w:val="28"/>
        </w:rPr>
        <w:t xml:space="preserve"> - </w:t>
      </w:r>
      <w:r w:rsidR="00B4016A">
        <w:rPr>
          <w:rFonts w:ascii="Arial"/>
          <w:i/>
          <w:sz w:val="28"/>
        </w:rPr>
        <w:t xml:space="preserve">Semester </w:t>
      </w:r>
      <w:r w:rsidR="00835B42">
        <w:rPr>
          <w:rFonts w:ascii="Arial"/>
          <w:i/>
          <w:sz w:val="28"/>
        </w:rPr>
        <w:t>2</w:t>
      </w:r>
      <w:r w:rsidR="00B4016A">
        <w:rPr>
          <w:rFonts w:ascii="Arial"/>
          <w:i/>
          <w:sz w:val="28"/>
        </w:rPr>
        <w:t>, 202</w:t>
      </w:r>
      <w:r w:rsidR="00B03A93">
        <w:rPr>
          <w:rFonts w:ascii="Arial"/>
          <w:i/>
          <w:sz w:val="28"/>
        </w:rPr>
        <w:t>5</w:t>
      </w:r>
    </w:p>
    <w:p w14:paraId="618FD7C9" w14:textId="77777777" w:rsidR="00364486" w:rsidRDefault="00364486">
      <w:pPr>
        <w:pStyle w:val="BodyText"/>
        <w:jc w:val="both"/>
        <w:rPr>
          <w:rFonts w:ascii="Arial"/>
          <w:i/>
          <w:sz w:val="20"/>
        </w:rPr>
        <w:pPrChange w:id="4" w:author="PHAM DUY NGUYEN" w:date="2025-06-10T10:54:00Z" w16du:dateUtc="2025-06-10T03:54:00Z">
          <w:pPr>
            <w:pStyle w:val="BodyText"/>
          </w:pPr>
        </w:pPrChange>
      </w:pPr>
    </w:p>
    <w:p w14:paraId="6656174E" w14:textId="77777777" w:rsidR="00364486" w:rsidRDefault="00364486">
      <w:pPr>
        <w:pStyle w:val="BodyText"/>
        <w:jc w:val="both"/>
        <w:rPr>
          <w:rFonts w:ascii="Arial"/>
          <w:i/>
          <w:sz w:val="20"/>
        </w:rPr>
        <w:pPrChange w:id="5" w:author="PHAM DUY NGUYEN" w:date="2025-06-10T10:54:00Z" w16du:dateUtc="2025-06-10T03:54:00Z">
          <w:pPr>
            <w:pStyle w:val="BodyText"/>
          </w:pPr>
        </w:pPrChange>
      </w:pPr>
    </w:p>
    <w:p w14:paraId="0FC901A7" w14:textId="77777777" w:rsidR="00364486" w:rsidRDefault="00364486">
      <w:pPr>
        <w:pStyle w:val="BodyText"/>
        <w:jc w:val="both"/>
        <w:rPr>
          <w:rFonts w:ascii="Arial"/>
          <w:i/>
          <w:sz w:val="20"/>
        </w:rPr>
        <w:pPrChange w:id="6" w:author="PHAM DUY NGUYEN" w:date="2025-06-10T10:54:00Z" w16du:dateUtc="2025-06-10T03:54:00Z">
          <w:pPr>
            <w:pStyle w:val="BodyText"/>
          </w:pPr>
        </w:pPrChange>
      </w:pPr>
    </w:p>
    <w:p w14:paraId="2D510FE1" w14:textId="77777777" w:rsidR="00364486" w:rsidRDefault="00364486">
      <w:pPr>
        <w:pStyle w:val="BodyText"/>
        <w:jc w:val="both"/>
        <w:rPr>
          <w:rFonts w:ascii="Arial"/>
          <w:i/>
          <w:sz w:val="20"/>
        </w:rPr>
        <w:pPrChange w:id="7" w:author="PHAM DUY NGUYEN" w:date="2025-06-10T10:54:00Z" w16du:dateUtc="2025-06-10T03:54:00Z">
          <w:pPr>
            <w:pStyle w:val="BodyText"/>
          </w:pPr>
        </w:pPrChange>
      </w:pPr>
    </w:p>
    <w:p w14:paraId="19DAE4A9" w14:textId="77777777" w:rsidR="00364486" w:rsidRDefault="00364486">
      <w:pPr>
        <w:pStyle w:val="BodyText"/>
        <w:spacing w:before="10"/>
        <w:jc w:val="both"/>
        <w:rPr>
          <w:rFonts w:ascii="Arial"/>
          <w:i/>
          <w:sz w:val="28"/>
        </w:rPr>
        <w:pPrChange w:id="8" w:author="PHAM DUY NGUYEN" w:date="2025-06-10T10:54:00Z" w16du:dateUtc="2025-06-10T03:54:00Z">
          <w:pPr>
            <w:pStyle w:val="BodyText"/>
            <w:spacing w:before="10"/>
          </w:pPr>
        </w:pPrChange>
      </w:pPr>
    </w:p>
    <w:p w14:paraId="5E716305" w14:textId="77777777" w:rsidR="00493FB4" w:rsidRDefault="00493FB4">
      <w:pPr>
        <w:spacing w:before="52"/>
        <w:ind w:right="-166"/>
        <w:jc w:val="both"/>
        <w:rPr>
          <w:b/>
          <w:sz w:val="24"/>
        </w:rPr>
        <w:pPrChange w:id="9" w:author="PHAM DUY NGUYEN" w:date="2025-06-10T10:54:00Z" w16du:dateUtc="2025-06-10T03:54:00Z">
          <w:pPr>
            <w:spacing w:before="52"/>
            <w:ind w:right="-166"/>
          </w:pPr>
        </w:pPrChange>
      </w:pPr>
    </w:p>
    <w:p w14:paraId="5D9D812D" w14:textId="3A32FB75" w:rsidR="00B05FC4" w:rsidRPr="00B05FC4" w:rsidRDefault="00B05FC4">
      <w:pPr>
        <w:spacing w:before="52"/>
        <w:ind w:right="-166"/>
        <w:jc w:val="both"/>
        <w:rPr>
          <w:b/>
          <w:sz w:val="24"/>
          <w:u w:val="single"/>
        </w:rPr>
        <w:pPrChange w:id="10" w:author="PHAM DUY NGUYEN" w:date="2025-06-10T10:54:00Z" w16du:dateUtc="2025-06-10T03:54:00Z">
          <w:pPr>
            <w:spacing w:before="52"/>
            <w:ind w:right="-166"/>
          </w:pPr>
        </w:pPrChange>
      </w:pPr>
      <w:r>
        <w:rPr>
          <w:b/>
          <w:sz w:val="24"/>
        </w:rPr>
        <w:t xml:space="preserve">Student Name: </w:t>
      </w:r>
      <w:del w:id="11" w:author="PHAM DUY NGUYEN" w:date="2025-06-10T11:47:00Z" w16du:dateUtc="2025-06-10T04:47:00Z">
        <w:r w:rsidDel="00597636">
          <w:rPr>
            <w:b/>
            <w:sz w:val="24"/>
            <w:u w:val="single"/>
          </w:rPr>
          <w:delText xml:space="preserve">   </w:delText>
        </w:r>
      </w:del>
      <w:r w:rsidR="00822450">
        <w:rPr>
          <w:b/>
          <w:color w:val="00B0F0"/>
          <w:sz w:val="24"/>
          <w:u w:val="single"/>
        </w:rPr>
        <w:t>NGUYEN PHAM DUY</w:t>
      </w:r>
    </w:p>
    <w:p w14:paraId="60ACDE02" w14:textId="50E582CE" w:rsidR="00B05FC4" w:rsidRPr="00B05FC4" w:rsidRDefault="00B05FC4">
      <w:pPr>
        <w:spacing w:before="52"/>
        <w:ind w:right="-166"/>
        <w:jc w:val="both"/>
        <w:rPr>
          <w:b/>
          <w:sz w:val="24"/>
          <w:u w:val="single"/>
        </w:rPr>
        <w:pPrChange w:id="12" w:author="PHAM DUY NGUYEN" w:date="2025-06-10T10:54:00Z" w16du:dateUtc="2025-06-10T03:54:00Z">
          <w:pPr>
            <w:spacing w:before="52"/>
            <w:ind w:right="-166"/>
          </w:pPr>
        </w:pPrChange>
      </w:pPr>
      <w:r>
        <w:rPr>
          <w:b/>
          <w:sz w:val="24"/>
        </w:rPr>
        <w:t xml:space="preserve">Student ID: </w:t>
      </w:r>
      <w:del w:id="13" w:author="PHAM DUY NGUYEN" w:date="2025-06-10T11:48:00Z" w16du:dateUtc="2025-06-10T04:48:00Z">
        <w:r w:rsidDel="00597636">
          <w:rPr>
            <w:b/>
            <w:sz w:val="24"/>
            <w:u w:val="single"/>
          </w:rPr>
          <w:delText xml:space="preserve">   </w:delText>
        </w:r>
      </w:del>
      <w:r w:rsidR="00822450">
        <w:rPr>
          <w:b/>
          <w:color w:val="00B0F0"/>
          <w:sz w:val="24"/>
          <w:u w:val="single"/>
        </w:rPr>
        <w:t>104058375</w:t>
      </w:r>
    </w:p>
    <w:p w14:paraId="7D82EA87" w14:textId="67AC71FA" w:rsidR="00364486" w:rsidRDefault="00B4016A">
      <w:pPr>
        <w:spacing w:before="52"/>
        <w:ind w:right="-166"/>
        <w:jc w:val="both"/>
        <w:rPr>
          <w:sz w:val="24"/>
        </w:rPr>
        <w:pPrChange w:id="14" w:author="PHAM DUY NGUYEN" w:date="2025-06-10T10:54:00Z" w16du:dateUtc="2025-06-10T03:54:00Z">
          <w:pPr>
            <w:spacing w:before="52"/>
            <w:ind w:right="-166"/>
          </w:pPr>
        </w:pPrChange>
      </w:pPr>
      <w:r>
        <w:rPr>
          <w:b/>
          <w:sz w:val="24"/>
        </w:rPr>
        <w:t>Assessment Title</w:t>
      </w:r>
      <w:r>
        <w:rPr>
          <w:sz w:val="24"/>
        </w:rPr>
        <w:t>:</w:t>
      </w:r>
      <w:r w:rsidR="003B2939">
        <w:rPr>
          <w:sz w:val="24"/>
        </w:rPr>
        <w:t xml:space="preserve"> </w:t>
      </w:r>
      <w:r w:rsidR="003C45A9">
        <w:rPr>
          <w:sz w:val="24"/>
        </w:rPr>
        <w:t>MapReduce Application</w:t>
      </w:r>
      <w:r w:rsidR="00947E50">
        <w:rPr>
          <w:sz w:val="24"/>
        </w:rPr>
        <w:t>.</w:t>
      </w:r>
    </w:p>
    <w:p w14:paraId="226C33A8" w14:textId="5AE9601C" w:rsidR="00364486" w:rsidRDefault="00835B42">
      <w:pPr>
        <w:pStyle w:val="Heading2"/>
        <w:ind w:left="0"/>
        <w:jc w:val="both"/>
        <w:rPr>
          <w:b w:val="0"/>
        </w:rPr>
        <w:pPrChange w:id="15" w:author="PHAM DUY NGUYEN" w:date="2025-06-10T10:54:00Z" w16du:dateUtc="2025-06-10T03:54:00Z">
          <w:pPr>
            <w:pStyle w:val="Heading2"/>
            <w:ind w:left="0"/>
          </w:pPr>
        </w:pPrChange>
      </w:pPr>
      <w:r>
        <w:t xml:space="preserve">Assessment Outcome: </w:t>
      </w:r>
      <w:r w:rsidR="003C45A9">
        <w:t>2</w:t>
      </w:r>
      <w:r w:rsidR="003B2939">
        <w:t>0%</w:t>
      </w:r>
    </w:p>
    <w:p w14:paraId="2C067C30" w14:textId="63728CB5" w:rsidR="00364486" w:rsidRPr="000008BA" w:rsidRDefault="00B4016A">
      <w:pPr>
        <w:spacing w:before="45"/>
        <w:jc w:val="both"/>
        <w:rPr>
          <w:color w:val="000000" w:themeColor="text1"/>
          <w:sz w:val="24"/>
        </w:rPr>
        <w:pPrChange w:id="16" w:author="PHAM DUY NGUYEN" w:date="2025-06-10T10:54:00Z" w16du:dateUtc="2025-06-10T03:54:00Z">
          <w:pPr>
            <w:spacing w:before="45"/>
          </w:pPr>
        </w:pPrChange>
      </w:pPr>
      <w:r w:rsidRPr="000008BA">
        <w:rPr>
          <w:b/>
          <w:color w:val="000000" w:themeColor="text1"/>
          <w:sz w:val="24"/>
        </w:rPr>
        <w:t>Due Date</w:t>
      </w:r>
      <w:r w:rsidRPr="000008BA">
        <w:rPr>
          <w:color w:val="000000" w:themeColor="text1"/>
          <w:sz w:val="24"/>
        </w:rPr>
        <w:t xml:space="preserve">: </w:t>
      </w:r>
      <w:r w:rsidR="0094725C">
        <w:rPr>
          <w:color w:val="000000" w:themeColor="text1"/>
          <w:sz w:val="24"/>
        </w:rPr>
        <w:t xml:space="preserve">AEST 23:59 on </w:t>
      </w:r>
      <w:r w:rsidR="00E95681">
        <w:rPr>
          <w:color w:val="000000" w:themeColor="text1"/>
          <w:sz w:val="24"/>
        </w:rPr>
        <w:t>11</w:t>
      </w:r>
      <w:r w:rsidR="001D30D3">
        <w:rPr>
          <w:color w:val="000000" w:themeColor="text1"/>
          <w:sz w:val="24"/>
        </w:rPr>
        <w:t>/</w:t>
      </w:r>
      <w:r w:rsidR="003C45A9">
        <w:rPr>
          <w:color w:val="000000" w:themeColor="text1"/>
          <w:sz w:val="24"/>
        </w:rPr>
        <w:t>0</w:t>
      </w:r>
      <w:r w:rsidR="00E95681">
        <w:rPr>
          <w:color w:val="000000" w:themeColor="text1"/>
          <w:sz w:val="24"/>
        </w:rPr>
        <w:t>6</w:t>
      </w:r>
      <w:r w:rsidR="003C45A9">
        <w:rPr>
          <w:color w:val="000000" w:themeColor="text1"/>
          <w:sz w:val="24"/>
        </w:rPr>
        <w:t>/202</w:t>
      </w:r>
      <w:r w:rsidR="00E95681">
        <w:rPr>
          <w:color w:val="000000" w:themeColor="text1"/>
          <w:sz w:val="24"/>
        </w:rPr>
        <w:t>5</w:t>
      </w:r>
      <w:r w:rsidR="00835B42">
        <w:rPr>
          <w:color w:val="000000" w:themeColor="text1"/>
          <w:sz w:val="24"/>
        </w:rPr>
        <w:t>.</w:t>
      </w:r>
    </w:p>
    <w:p w14:paraId="0FD71435" w14:textId="1DE003AF" w:rsidR="00364486" w:rsidRDefault="00B4016A">
      <w:pPr>
        <w:spacing w:before="44"/>
        <w:jc w:val="both"/>
        <w:rPr>
          <w:b/>
          <w:sz w:val="24"/>
        </w:rPr>
        <w:pPrChange w:id="17" w:author="PHAM DUY NGUYEN" w:date="2025-06-10T10:54:00Z" w16du:dateUtc="2025-06-10T03:54:00Z">
          <w:pPr>
            <w:spacing w:before="44"/>
          </w:pPr>
        </w:pPrChange>
      </w:pPr>
      <w:r>
        <w:rPr>
          <w:b/>
          <w:sz w:val="24"/>
        </w:rPr>
        <w:t>Assessable Item:</w:t>
      </w:r>
    </w:p>
    <w:p w14:paraId="634FF7ED" w14:textId="68FBA418" w:rsidR="008974D0" w:rsidRDefault="00947E50" w:rsidP="009B52DE">
      <w:pPr>
        <w:pStyle w:val="ListParagraph"/>
        <w:numPr>
          <w:ilvl w:val="0"/>
          <w:numId w:val="6"/>
        </w:numPr>
        <w:tabs>
          <w:tab w:val="left" w:pos="941"/>
        </w:tabs>
        <w:spacing w:before="43"/>
        <w:ind w:left="426" w:right="-24"/>
        <w:jc w:val="both"/>
        <w:rPr>
          <w:sz w:val="24"/>
        </w:rPr>
      </w:pPr>
      <w:r w:rsidRPr="00947E50">
        <w:rPr>
          <w:sz w:val="24"/>
        </w:rPr>
        <w:t xml:space="preserve">One (1) piece of a report containing the complete </w:t>
      </w:r>
      <w:r w:rsidR="003B2939">
        <w:rPr>
          <w:sz w:val="24"/>
        </w:rPr>
        <w:t xml:space="preserve">flowchart showing your design idea about how to prepare the data, the tools being used in all steps, and the report for answers </w:t>
      </w:r>
      <w:r w:rsidR="00884FDA">
        <w:rPr>
          <w:sz w:val="24"/>
        </w:rPr>
        <w:t xml:space="preserve">to </w:t>
      </w:r>
      <w:r w:rsidR="003B2939">
        <w:rPr>
          <w:sz w:val="24"/>
        </w:rPr>
        <w:t>the given questions</w:t>
      </w:r>
      <w:r w:rsidRPr="00947E50">
        <w:rPr>
          <w:sz w:val="24"/>
        </w:rPr>
        <w:t>.</w:t>
      </w:r>
    </w:p>
    <w:p w14:paraId="20B9189E" w14:textId="680A4F90" w:rsidR="00884FDA" w:rsidRPr="007F369B" w:rsidRDefault="00884FDA" w:rsidP="009B52DE">
      <w:pPr>
        <w:pStyle w:val="ListParagraph"/>
        <w:numPr>
          <w:ilvl w:val="0"/>
          <w:numId w:val="6"/>
        </w:numPr>
        <w:tabs>
          <w:tab w:val="left" w:pos="941"/>
        </w:tabs>
        <w:spacing w:before="43"/>
        <w:ind w:left="426" w:right="-24"/>
        <w:jc w:val="both"/>
        <w:rPr>
          <w:sz w:val="24"/>
        </w:rPr>
      </w:pPr>
      <w:r>
        <w:rPr>
          <w:sz w:val="24"/>
        </w:rPr>
        <w:t>One (1) piece of a video explaining how you found answers to the question, the challenges you encountered, and how you solved them.</w:t>
      </w:r>
    </w:p>
    <w:p w14:paraId="5BFD5430" w14:textId="77777777" w:rsidR="000C1879" w:rsidRDefault="000C1879">
      <w:pPr>
        <w:pStyle w:val="BodyText"/>
        <w:spacing w:before="8"/>
        <w:ind w:right="56"/>
        <w:jc w:val="both"/>
        <w:rPr>
          <w:sz w:val="12"/>
        </w:rPr>
        <w:pPrChange w:id="18" w:author="PHAM DUY NGUYEN" w:date="2025-06-10T10:54:00Z" w16du:dateUtc="2025-06-10T03:54:00Z">
          <w:pPr>
            <w:pStyle w:val="BodyText"/>
            <w:spacing w:before="8"/>
            <w:ind w:right="56"/>
          </w:pPr>
        </w:pPrChange>
      </w:pPr>
    </w:p>
    <w:p w14:paraId="3D75EE92" w14:textId="61FDADB1" w:rsidR="00364486" w:rsidRDefault="00752C94">
      <w:pPr>
        <w:pStyle w:val="BodyText"/>
        <w:spacing w:before="8"/>
        <w:ind w:right="56"/>
        <w:jc w:val="both"/>
        <w:rPr>
          <w:sz w:val="12"/>
        </w:rPr>
        <w:pPrChange w:id="19" w:author="PHAM DUY NGUYEN" w:date="2025-06-10T10:54:00Z" w16du:dateUtc="2025-06-10T03:54:00Z">
          <w:pPr>
            <w:pStyle w:val="BodyText"/>
            <w:spacing w:before="8"/>
            <w:ind w:right="56"/>
          </w:pPr>
        </w:pPrChange>
      </w:pPr>
      <w:r>
        <w:rPr>
          <w:noProof/>
        </w:rPr>
        <mc:AlternateContent>
          <mc:Choice Requires="wpg">
            <w:drawing>
              <wp:anchor distT="0" distB="0" distL="0" distR="0" simplePos="0" relativeHeight="251660288" behindDoc="1" locked="0" layoutInCell="1" allowOverlap="1" wp14:anchorId="1C189157" wp14:editId="61F309C7">
                <wp:simplePos x="0" y="0"/>
                <wp:positionH relativeFrom="page">
                  <wp:posOffset>896620</wp:posOffset>
                </wp:positionH>
                <wp:positionV relativeFrom="paragraph">
                  <wp:posOffset>240030</wp:posOffset>
                </wp:positionV>
                <wp:extent cx="5769610" cy="36830"/>
                <wp:effectExtent l="0" t="0" r="0" b="0"/>
                <wp:wrapTopAndBottom/>
                <wp:docPr id="12"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9610" cy="36830"/>
                          <a:chOff x="1412" y="378"/>
                          <a:chExt cx="9086" cy="58"/>
                        </a:xfrm>
                      </wpg:grpSpPr>
                      <wps:wsp>
                        <wps:cNvPr id="13" name="Line 6"/>
                        <wps:cNvCnPr>
                          <a:cxnSpLocks noChangeShapeType="1"/>
                        </wps:cNvCnPr>
                        <wps:spPr bwMode="auto">
                          <a:xfrm>
                            <a:off x="1412" y="421"/>
                            <a:ext cx="9085"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14" name="Line 5"/>
                        <wps:cNvCnPr>
                          <a:cxnSpLocks noChangeShapeType="1"/>
                        </wps:cNvCnPr>
                        <wps:spPr bwMode="auto">
                          <a:xfrm>
                            <a:off x="1412" y="385"/>
                            <a:ext cx="9085"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635E5D2" id="Group 4" o:spid="_x0000_s1026" style="position:absolute;margin-left:70.6pt;margin-top:18.9pt;width:454.3pt;height:2.9pt;z-index:-251656192;mso-wrap-distance-left:0;mso-wrap-distance-right:0;mso-position-horizontal-relative:page" coordorigin="1412,378" coordsize="908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">
                <v:line id="Line 6" o:spid="_x0000_s1027" style="position:absolute;visibility:visible;mso-wrap-style:square" from="1412,421" to="10497,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" strokeweight="1.44pt"/>
                <v:line id="Line 5" o:spid="_x0000_s1028" style="position:absolute;visibility:visible;mso-wrap-style:square" from="1412,385" to="10497,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" strokeweight=".72pt"/>
                <w10:wrap type="topAndBottom" anchorx="page"/>
              </v:group>
            </w:pict>
          </mc:Fallback>
        </mc:AlternateContent>
      </w:r>
    </w:p>
    <w:p w14:paraId="62DF0BE9" w14:textId="77777777" w:rsidR="00E87525" w:rsidRDefault="00E87525">
      <w:pPr>
        <w:spacing w:before="92"/>
        <w:ind w:left="220"/>
        <w:jc w:val="both"/>
        <w:rPr>
          <w:rFonts w:ascii="Arial"/>
          <w:b/>
          <w:sz w:val="28"/>
        </w:rPr>
        <w:pPrChange w:id="20" w:author="PHAM DUY NGUYEN" w:date="2025-06-10T10:54:00Z" w16du:dateUtc="2025-06-10T03:54:00Z">
          <w:pPr>
            <w:spacing w:before="92"/>
            <w:ind w:left="220"/>
          </w:pPr>
        </w:pPrChange>
      </w:pPr>
    </w:p>
    <w:p w14:paraId="5048D00D" w14:textId="213FDAAD" w:rsidR="00582A8A" w:rsidRPr="009A39FF" w:rsidRDefault="008A0D8B" w:rsidP="009B52DE">
      <w:pPr>
        <w:pStyle w:val="ListParagraph"/>
        <w:numPr>
          <w:ilvl w:val="0"/>
          <w:numId w:val="20"/>
        </w:numPr>
        <w:spacing w:before="111" w:line="242" w:lineRule="auto"/>
        <w:ind w:right="123"/>
        <w:jc w:val="both"/>
      </w:pPr>
      <w:r w:rsidRPr="00764DAD">
        <w:t>Correct implementation of the</w:t>
      </w:r>
      <w:r w:rsidRPr="00764DAD">
        <w:rPr>
          <w:spacing w:val="-9"/>
        </w:rPr>
        <w:t xml:space="preserve"> </w:t>
      </w:r>
      <w:r w:rsidRPr="00764DAD">
        <w:t>Mapper class(es) with readability and well-structured codes and comments.</w:t>
      </w:r>
      <w:r>
        <w:t xml:space="preserve"> </w:t>
      </w:r>
      <w:r w:rsidRPr="00764DAD">
        <w:rPr>
          <w:b/>
          <w:bCs/>
        </w:rPr>
        <w:t>[</w:t>
      </w:r>
      <w:r w:rsidR="00CD6B07">
        <w:rPr>
          <w:b/>
          <w:bCs/>
        </w:rPr>
        <w:t>20</w:t>
      </w:r>
      <w:r w:rsidRPr="00764DAD">
        <w:rPr>
          <w:b/>
          <w:bCs/>
        </w:rPr>
        <w:t xml:space="preserve"> marks]</w:t>
      </w:r>
    </w:p>
    <w:p w14:paraId="0C60D4FC" w14:textId="50208B41" w:rsidR="0046043D" w:rsidRPr="0046043D" w:rsidRDefault="0046043D">
      <w:pPr>
        <w:spacing w:before="111" w:line="242" w:lineRule="auto"/>
        <w:ind w:right="123" w:firstLine="644"/>
        <w:jc w:val="both"/>
        <w:pPrChange w:id="21" w:author="PHAM DUY NGUYEN" w:date="2025-06-10T11:01:00Z" w16du:dateUtc="2025-06-10T04:01:00Z">
          <w:pPr>
            <w:pStyle w:val="ListParagraph"/>
            <w:spacing w:before="111" w:line="242" w:lineRule="auto"/>
            <w:ind w:left="644" w:right="123" w:firstLine="0"/>
            <w:jc w:val="both"/>
          </w:pPr>
        </w:pPrChange>
      </w:pPr>
      <w:r w:rsidRPr="0046043D">
        <w:t>“</w:t>
      </w:r>
      <w:ins w:id="22" w:author="PHAM DUY NGUYEN" w:date="2025-06-10T11:22:00Z" w16du:dateUtc="2025-06-10T04:22:00Z">
        <w:r w:rsidR="00630DFD" w:rsidRPr="00630DFD">
          <w:rPr>
            <w:b/>
            <w:bCs/>
            <w:i/>
            <w:iCs/>
            <w:rPrChange w:id="23" w:author="PHAM DUY NGUYEN" w:date="2025-06-10T11:24:00Z" w16du:dateUtc="2025-06-10T04:24:00Z">
              <w:rPr/>
            </w:rPrChange>
          </w:rPr>
          <w:t>WordMapper</w:t>
        </w:r>
        <w:r w:rsidR="00630DFD">
          <w:t>”</w:t>
        </w:r>
        <w:r w:rsidR="00630DFD" w:rsidRPr="00630DFD">
          <w:t xml:space="preserve"> is the mapper for the first MapReduce job. It filters words from the dataset that begin with an uppercase letter from the set {A, C, G, W, Y} and are followed by lowercase letters. It uses the regular expression </w:t>
        </w:r>
        <w:r w:rsidR="00630DFD" w:rsidRPr="00630DFD">
          <w:rPr>
            <w:i/>
            <w:iCs/>
            <w:rPrChange w:id="24" w:author="PHAM DUY NGUYEN" w:date="2025-06-10T11:22:00Z" w16du:dateUtc="2025-06-10T04:22:00Z">
              <w:rPr/>
            </w:rPrChange>
          </w:rPr>
          <w:t>“\\b[ACGWY][a-z]+\\b</w:t>
        </w:r>
        <w:r w:rsidR="00630DFD">
          <w:t>”</w:t>
        </w:r>
        <w:r w:rsidR="00630DFD" w:rsidRPr="00630DFD">
          <w:t xml:space="preserve"> to perform the match and emits each valid word with a count of one.</w:t>
        </w:r>
      </w:ins>
      <w:del w:id="25" w:author="PHAM DUY NGUYEN" w:date="2025-06-10T11:22:00Z" w16du:dateUtc="2025-06-10T04:22:00Z">
        <w:r w:rsidDel="00630DFD">
          <w:delText>WordMapper</w:delText>
        </w:r>
      </w:del>
      <w:del w:id="26" w:author="PHAM DUY NGUYEN" w:date="2025-06-10T09:22:00Z" w16du:dateUtc="2025-06-10T02:22:00Z">
        <w:r w:rsidDel="0015292D">
          <w:delText>.java</w:delText>
        </w:r>
      </w:del>
      <w:del w:id="27" w:author="PHAM DUY NGUYEN" w:date="2025-06-10T11:22:00Z" w16du:dateUtc="2025-06-10T04:22:00Z">
        <w:r w:rsidRPr="0046043D" w:rsidDel="00630DFD">
          <w:delText>”</w:delText>
        </w:r>
        <w:r w:rsidDel="00630DFD">
          <w:delText xml:space="preserve"> </w:delText>
        </w:r>
      </w:del>
      <w:del w:id="28" w:author="PHAM DUY NGUYEN" w:date="2025-06-10T09:23:00Z" w16du:dateUtc="2025-06-10T02:23:00Z">
        <w:r w:rsidDel="0015292D">
          <w:delText xml:space="preserve">class </w:delText>
        </w:r>
      </w:del>
      <w:del w:id="29" w:author="PHAM DUY NGUYEN" w:date="2025-06-10T11:22:00Z" w16du:dateUtc="2025-06-10T04:22:00Z">
        <w:r w:rsidDel="00630DFD">
          <w:delText>is the mapper class of the first MapReduce, which is used to filter and emit words that start with one of the uppercase letters “A, C, G, W, Y” and followed by lowercase letters</w:delText>
        </w:r>
      </w:del>
      <w:del w:id="30" w:author="PHAM DUY NGUYEN" w:date="2025-06-10T09:54:00Z" w16du:dateUtc="2025-06-10T02:54:00Z">
        <w:r w:rsidDel="0009160C">
          <w:delText>.</w:delText>
        </w:r>
      </w:del>
    </w:p>
    <w:p w14:paraId="5EDCBAB9" w14:textId="7CB3100F" w:rsidR="006D36B0" w:rsidRPr="009B52DE" w:rsidRDefault="00DF4CF6">
      <w:pPr>
        <w:spacing w:before="111" w:line="242" w:lineRule="auto"/>
        <w:ind w:right="123"/>
        <w:rPr>
          <w:color w:val="00B0F0"/>
          <w:rPrChange w:id="31" w:author="PHAM DUY NGUYEN" w:date="2025-06-10T10:54:00Z" w16du:dateUtc="2025-06-10T03:54:00Z">
            <w:rPr/>
          </w:rPrChange>
        </w:rPr>
        <w:pPrChange w:id="32" w:author="PHAM DUY NGUYEN" w:date="2025-06-10T16:19:00Z" w16du:dateUtc="2025-06-10T09:19:00Z">
          <w:pPr>
            <w:pStyle w:val="ListParagraph"/>
            <w:spacing w:before="111" w:line="242" w:lineRule="auto"/>
            <w:ind w:left="644" w:right="123" w:firstLine="0"/>
            <w:jc w:val="both"/>
          </w:pPr>
        </w:pPrChange>
      </w:pPr>
      <w:del w:id="33" w:author="PHAM DUY NGUYEN" w:date="2025-06-10T16:19:00Z" w16du:dateUtc="2025-06-10T09:19:00Z">
        <w:r w:rsidRPr="00DF4CF6" w:rsidDel="00511216">
          <w:rPr>
            <w:noProof/>
          </w:rPr>
          <w:drawing>
            <wp:inline distT="0" distB="0" distL="0" distR="0" wp14:anchorId="5290306F" wp14:editId="0882C344">
              <wp:extent cx="5745480" cy="3070860"/>
              <wp:effectExtent l="0" t="0" r="7620" b="0"/>
              <wp:docPr id="109775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56654" name=""/>
                      <pic:cNvPicPr/>
                    </pic:nvPicPr>
                    <pic:blipFill>
                      <a:blip r:embed="rId9"/>
                      <a:stretch>
                        <a:fillRect/>
                      </a:stretch>
                    </pic:blipFill>
                    <pic:spPr>
                      <a:xfrm>
                        <a:off x="0" y="0"/>
                        <a:ext cx="5745480" cy="3070860"/>
                      </a:xfrm>
                      <a:prstGeom prst="rect">
                        <a:avLst/>
                      </a:prstGeom>
                    </pic:spPr>
                  </pic:pic>
                </a:graphicData>
              </a:graphic>
            </wp:inline>
          </w:drawing>
        </w:r>
      </w:del>
      <w:ins w:id="34" w:author="PHAM DUY NGUYEN" w:date="2025-06-10T16:19:00Z" w16du:dateUtc="2025-06-10T09:19:00Z">
        <w:r w:rsidR="00511216" w:rsidRPr="00511216">
          <w:rPr>
            <w:noProof/>
          </w:rPr>
          <w:t xml:space="preserve"> </w:t>
        </w:r>
      </w:ins>
      <w:r w:rsidR="00783E70" w:rsidRPr="00783E70">
        <w:rPr>
          <w:noProof/>
        </w:rPr>
        <w:lastRenderedPageBreak/>
        <w:drawing>
          <wp:inline distT="0" distB="0" distL="0" distR="0" wp14:anchorId="7C7C0A41" wp14:editId="6F616CFE">
            <wp:extent cx="5745480" cy="3547745"/>
            <wp:effectExtent l="0" t="0" r="7620" b="0"/>
            <wp:docPr id="143058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81308" name=""/>
                    <pic:cNvPicPr/>
                  </pic:nvPicPr>
                  <pic:blipFill>
                    <a:blip r:embed="rId10"/>
                    <a:stretch>
                      <a:fillRect/>
                    </a:stretch>
                  </pic:blipFill>
                  <pic:spPr>
                    <a:xfrm>
                      <a:off x="0" y="0"/>
                      <a:ext cx="5745480" cy="3547745"/>
                    </a:xfrm>
                    <a:prstGeom prst="rect">
                      <a:avLst/>
                    </a:prstGeom>
                  </pic:spPr>
                </pic:pic>
              </a:graphicData>
            </a:graphic>
          </wp:inline>
        </w:drawing>
      </w:r>
    </w:p>
    <w:p w14:paraId="4B7DD171" w14:textId="5EC02E30" w:rsidR="00DF4CF6" w:rsidRPr="009B52DE" w:rsidRDefault="00DF4CF6">
      <w:pPr>
        <w:spacing w:before="111" w:line="242" w:lineRule="auto"/>
        <w:ind w:right="123"/>
        <w:jc w:val="center"/>
        <w:rPr>
          <w:color w:val="00B0F0"/>
          <w:rPrChange w:id="35" w:author="PHAM DUY NGUYEN" w:date="2025-06-10T10:54:00Z" w16du:dateUtc="2025-06-10T03:54:00Z">
            <w:rPr/>
          </w:rPrChange>
        </w:rPr>
        <w:pPrChange w:id="36" w:author="PHAM DUY NGUYEN" w:date="2025-06-10T11:01:00Z" w16du:dateUtc="2025-06-10T04:01:00Z">
          <w:pPr>
            <w:pStyle w:val="ListParagraph"/>
            <w:spacing w:before="111" w:line="242" w:lineRule="auto"/>
            <w:ind w:left="644" w:right="123" w:firstLine="0"/>
            <w:jc w:val="both"/>
          </w:pPr>
        </w:pPrChange>
      </w:pPr>
      <w:del w:id="37" w:author="PHAM DUY NGUYEN" w:date="2025-06-10T16:19:00Z" w16du:dateUtc="2025-06-10T09:19:00Z">
        <w:r w:rsidRPr="00DF4CF6" w:rsidDel="00511216">
          <w:rPr>
            <w:noProof/>
          </w:rPr>
          <w:drawing>
            <wp:inline distT="0" distB="0" distL="0" distR="0" wp14:anchorId="7A502BEA" wp14:editId="2E72D19A">
              <wp:extent cx="5745480" cy="3531870"/>
              <wp:effectExtent l="0" t="0" r="7620" b="0"/>
              <wp:docPr id="83104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41627" name=""/>
                      <pic:cNvPicPr/>
                    </pic:nvPicPr>
                    <pic:blipFill>
                      <a:blip r:embed="rId11"/>
                      <a:stretch>
                        <a:fillRect/>
                      </a:stretch>
                    </pic:blipFill>
                    <pic:spPr>
                      <a:xfrm>
                        <a:off x="0" y="0"/>
                        <a:ext cx="5745480" cy="3531870"/>
                      </a:xfrm>
                      <a:prstGeom prst="rect">
                        <a:avLst/>
                      </a:prstGeom>
                    </pic:spPr>
                  </pic:pic>
                </a:graphicData>
              </a:graphic>
            </wp:inline>
          </w:drawing>
        </w:r>
      </w:del>
      <w:ins w:id="38" w:author="PHAM DUY NGUYEN" w:date="2025-06-10T16:19:00Z" w16du:dateUtc="2025-06-10T09:19:00Z">
        <w:r w:rsidR="00511216" w:rsidRPr="00511216">
          <w:rPr>
            <w:noProof/>
          </w:rPr>
          <w:t xml:space="preserve"> </w:t>
        </w:r>
      </w:ins>
      <w:r w:rsidR="00783E70" w:rsidRPr="00783E70">
        <w:rPr>
          <w:noProof/>
        </w:rPr>
        <w:drawing>
          <wp:inline distT="0" distB="0" distL="0" distR="0" wp14:anchorId="0DB8D6DC" wp14:editId="17A44CCB">
            <wp:extent cx="5745480" cy="1902460"/>
            <wp:effectExtent l="0" t="0" r="7620" b="2540"/>
            <wp:docPr id="185525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56961" name=""/>
                    <pic:cNvPicPr/>
                  </pic:nvPicPr>
                  <pic:blipFill>
                    <a:blip r:embed="rId12"/>
                    <a:stretch>
                      <a:fillRect/>
                    </a:stretch>
                  </pic:blipFill>
                  <pic:spPr>
                    <a:xfrm>
                      <a:off x="0" y="0"/>
                      <a:ext cx="5745480" cy="1902460"/>
                    </a:xfrm>
                    <a:prstGeom prst="rect">
                      <a:avLst/>
                    </a:prstGeom>
                  </pic:spPr>
                </pic:pic>
              </a:graphicData>
            </a:graphic>
          </wp:inline>
        </w:drawing>
      </w:r>
    </w:p>
    <w:p w14:paraId="08010A31" w14:textId="7B63DC1C" w:rsidR="00DF4CF6" w:rsidRPr="0046043D" w:rsidDel="003623E9" w:rsidRDefault="0046043D">
      <w:pPr>
        <w:pStyle w:val="ListParagraph"/>
        <w:spacing w:before="111" w:line="242" w:lineRule="auto"/>
        <w:ind w:left="644" w:right="123" w:firstLine="0"/>
        <w:jc w:val="center"/>
        <w:rPr>
          <w:del w:id="39" w:author="PHAM DUY NGUYEN" w:date="2025-06-10T11:02:00Z" w16du:dateUtc="2025-06-10T04:02:00Z"/>
        </w:rPr>
        <w:pPrChange w:id="40" w:author="PHAM DUY NGUYEN" w:date="2025-06-10T11:01:00Z" w16du:dateUtc="2025-06-10T04:01:00Z">
          <w:pPr>
            <w:pStyle w:val="ListParagraph"/>
            <w:spacing w:before="111" w:line="242" w:lineRule="auto"/>
            <w:ind w:left="644" w:right="123" w:firstLine="0"/>
            <w:jc w:val="both"/>
          </w:pPr>
        </w:pPrChange>
      </w:pPr>
      <w:r w:rsidRPr="003623E9">
        <w:rPr>
          <w:b/>
          <w:bCs/>
          <w:rPrChange w:id="41" w:author="PHAM DUY NGUYEN" w:date="2025-06-10T11:01:00Z" w16du:dateUtc="2025-06-10T04:01:00Z">
            <w:rPr/>
          </w:rPrChange>
        </w:rPr>
        <w:t>Figure 1.</w:t>
      </w:r>
      <w:r w:rsidRPr="0046043D">
        <w:t xml:space="preserve"> </w:t>
      </w:r>
      <w:ins w:id="42" w:author="PHAM DUY NGUYEN" w:date="2025-06-10T11:23:00Z" w16du:dateUtc="2025-06-10T04:23:00Z">
        <w:r w:rsidR="00630DFD" w:rsidRPr="00630DFD">
          <w:t>Mapper class for Job 1 – Word Filtering.</w:t>
        </w:r>
      </w:ins>
      <w:del w:id="43" w:author="PHAM DUY NGUYEN" w:date="2025-06-10T09:26:00Z" w16du:dateUtc="2025-06-10T02:26:00Z">
        <w:r w:rsidRPr="0046043D" w:rsidDel="0015292D">
          <w:delText>M</w:delText>
        </w:r>
      </w:del>
      <w:del w:id="44" w:author="PHAM DUY NGUYEN" w:date="2025-06-10T11:23:00Z" w16du:dateUtc="2025-06-10T04:23:00Z">
        <w:r w:rsidRPr="0046043D" w:rsidDel="00630DFD">
          <w:delText xml:space="preserve">apper class for the first </w:delText>
        </w:r>
      </w:del>
      <w:del w:id="45" w:author="PHAM DUY NGUYEN" w:date="2025-06-10T09:26:00Z" w16du:dateUtc="2025-06-10T02:26:00Z">
        <w:r w:rsidRPr="0046043D" w:rsidDel="0015292D">
          <w:delText>m</w:delText>
        </w:r>
      </w:del>
      <w:del w:id="46" w:author="PHAM DUY NGUYEN" w:date="2025-06-10T11:23:00Z" w16du:dateUtc="2025-06-10T04:23:00Z">
        <w:r w:rsidRPr="0046043D" w:rsidDel="00630DFD">
          <w:delText>ap</w:delText>
        </w:r>
      </w:del>
      <w:del w:id="47" w:author="PHAM DUY NGUYEN" w:date="2025-06-10T09:26:00Z" w16du:dateUtc="2025-06-10T02:26:00Z">
        <w:r w:rsidRPr="0046043D" w:rsidDel="0015292D">
          <w:delText xml:space="preserve"> r</w:delText>
        </w:r>
      </w:del>
      <w:del w:id="48" w:author="PHAM DUY NGUYEN" w:date="2025-06-10T11:23:00Z" w16du:dateUtc="2025-06-10T04:23:00Z">
        <w:r w:rsidRPr="0046043D" w:rsidDel="00630DFD">
          <w:delText>educe job.</w:delText>
        </w:r>
      </w:del>
    </w:p>
    <w:p w14:paraId="6B41DF19" w14:textId="77777777" w:rsidR="0046043D" w:rsidRPr="003623E9" w:rsidRDefault="0046043D">
      <w:pPr>
        <w:pStyle w:val="ListParagraph"/>
        <w:spacing w:before="111" w:line="242" w:lineRule="auto"/>
        <w:ind w:left="644" w:right="123" w:firstLine="0"/>
        <w:jc w:val="center"/>
        <w:rPr>
          <w:ins w:id="49" w:author="PHAM DUY NGUYEN" w:date="2025-06-10T09:21:00Z" w16du:dateUtc="2025-06-10T02:21:00Z"/>
        </w:rPr>
        <w:pPrChange w:id="50" w:author="PHAM DUY NGUYEN" w:date="2025-06-10T11:02:00Z" w16du:dateUtc="2025-06-10T04:02:00Z">
          <w:pPr>
            <w:pStyle w:val="ListParagraph"/>
            <w:spacing w:before="111" w:line="242" w:lineRule="auto"/>
            <w:ind w:left="644" w:right="123" w:firstLine="0"/>
            <w:jc w:val="both"/>
          </w:pPr>
        </w:pPrChange>
      </w:pPr>
    </w:p>
    <w:p w14:paraId="49B61823" w14:textId="51753BD5" w:rsidR="0015292D" w:rsidRPr="0015292D" w:rsidRDefault="0015292D">
      <w:pPr>
        <w:spacing w:before="111" w:line="242" w:lineRule="auto"/>
        <w:ind w:right="123" w:firstLine="644"/>
        <w:jc w:val="both"/>
        <w:rPr>
          <w:rPrChange w:id="51" w:author="PHAM DUY NGUYEN" w:date="2025-06-10T09:22:00Z" w16du:dateUtc="2025-06-10T02:22:00Z">
            <w:rPr>
              <w:color w:val="00B0F0"/>
            </w:rPr>
          </w:rPrChange>
        </w:rPr>
        <w:pPrChange w:id="52" w:author="PHAM DUY NGUYEN" w:date="2025-06-10T11:01:00Z" w16du:dateUtc="2025-06-10T04:01:00Z">
          <w:pPr>
            <w:pStyle w:val="ListParagraph"/>
            <w:spacing w:before="111" w:line="242" w:lineRule="auto"/>
            <w:ind w:left="644" w:right="123" w:firstLine="0"/>
            <w:jc w:val="both"/>
          </w:pPr>
        </w:pPrChange>
      </w:pPr>
      <w:ins w:id="53" w:author="PHAM DUY NGUYEN" w:date="2025-06-10T09:22:00Z" w16du:dateUtc="2025-06-10T02:22:00Z">
        <w:r w:rsidRPr="0015292D">
          <w:rPr>
            <w:rPrChange w:id="54" w:author="PHAM DUY NGUYEN" w:date="2025-06-10T09:22:00Z" w16du:dateUtc="2025-06-10T02:22:00Z">
              <w:rPr>
                <w:color w:val="00B0F0"/>
              </w:rPr>
            </w:rPrChange>
          </w:rPr>
          <w:t>“</w:t>
        </w:r>
      </w:ins>
      <w:ins w:id="55" w:author="PHAM DUY NGUYEN" w:date="2025-06-10T11:23:00Z" w16du:dateUtc="2025-06-10T04:23:00Z">
        <w:r w:rsidR="00630DFD" w:rsidRPr="00630DFD">
          <w:rPr>
            <w:b/>
            <w:bCs/>
            <w:i/>
            <w:iCs/>
            <w:rPrChange w:id="56" w:author="PHAM DUY NGUYEN" w:date="2025-06-10T11:24:00Z" w16du:dateUtc="2025-06-10T04:24:00Z">
              <w:rPr/>
            </w:rPrChange>
          </w:rPr>
          <w:t>TopWordMapper</w:t>
        </w:r>
        <w:r w:rsidR="00630DFD">
          <w:t>”</w:t>
        </w:r>
        <w:r w:rsidR="00630DFD" w:rsidRPr="00630DFD">
          <w:t xml:space="preserve"> is used in the second MapReduce job. It reads the output from the first </w:t>
        </w:r>
      </w:ins>
      <w:r w:rsidR="005F1CE1">
        <w:t xml:space="preserve">MapReduce </w:t>
      </w:r>
      <w:ins w:id="57" w:author="PHAM DUY NGUYEN" w:date="2025-06-10T11:23:00Z" w16du:dateUtc="2025-06-10T04:23:00Z">
        <w:r w:rsidR="00630DFD" w:rsidRPr="00630DFD">
          <w:t xml:space="preserve">job and switches the key-value pairs from (word, count) to (count, word), enabling sorting </w:t>
        </w:r>
      </w:ins>
      <w:r w:rsidR="00942F22">
        <w:t xml:space="preserve">to arrange the counts in descending order by multiplying the key (count) </w:t>
      </w:r>
      <w:r w:rsidR="00864909">
        <w:t>by</w:t>
      </w:r>
      <w:r w:rsidR="00942F22">
        <w:t xml:space="preserve"> -1</w:t>
      </w:r>
      <w:ins w:id="58" w:author="PHAM DUY NGUYEN" w:date="2025-06-10T09:25:00Z" w16du:dateUtc="2025-06-10T02:25:00Z">
        <w:r>
          <w:t>.</w:t>
        </w:r>
      </w:ins>
    </w:p>
    <w:p w14:paraId="6EB2C8C6" w14:textId="4B824C60" w:rsidR="00DF4CF6" w:rsidRPr="009B52DE" w:rsidRDefault="00DF4CF6">
      <w:pPr>
        <w:spacing w:before="111" w:line="242" w:lineRule="auto"/>
        <w:ind w:right="123"/>
        <w:jc w:val="both"/>
        <w:rPr>
          <w:color w:val="00B0F0"/>
          <w:rPrChange w:id="59" w:author="PHAM DUY NGUYEN" w:date="2025-06-10T10:54:00Z" w16du:dateUtc="2025-06-10T03:54:00Z">
            <w:rPr/>
          </w:rPrChange>
        </w:rPr>
        <w:pPrChange w:id="60" w:author="PHAM DUY NGUYEN" w:date="2025-06-10T10:54:00Z" w16du:dateUtc="2025-06-10T03:54:00Z">
          <w:pPr>
            <w:pStyle w:val="ListParagraph"/>
            <w:spacing w:before="111" w:line="242" w:lineRule="auto"/>
            <w:ind w:left="644" w:right="123" w:firstLine="0"/>
            <w:jc w:val="center"/>
          </w:pPr>
        </w:pPrChange>
      </w:pPr>
      <w:del w:id="61" w:author="PHAM DUY NGUYEN" w:date="2025-06-10T16:17:00Z" w16du:dateUtc="2025-06-10T09:17:00Z">
        <w:r w:rsidRPr="00DF4CF6" w:rsidDel="007444BB">
          <w:rPr>
            <w:noProof/>
          </w:rPr>
          <w:drawing>
            <wp:inline distT="0" distB="0" distL="0" distR="0" wp14:anchorId="5A1B935E" wp14:editId="5DE23AC5">
              <wp:extent cx="5745480" cy="3458845"/>
              <wp:effectExtent l="0" t="0" r="7620" b="8255"/>
              <wp:docPr id="13886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8248" name=""/>
                      <pic:cNvPicPr/>
                    </pic:nvPicPr>
                    <pic:blipFill>
                      <a:blip r:embed="rId13"/>
                      <a:stretch>
                        <a:fillRect/>
                      </a:stretch>
                    </pic:blipFill>
                    <pic:spPr>
                      <a:xfrm>
                        <a:off x="0" y="0"/>
                        <a:ext cx="5745480" cy="3458845"/>
                      </a:xfrm>
                      <a:prstGeom prst="rect">
                        <a:avLst/>
                      </a:prstGeom>
                    </pic:spPr>
                  </pic:pic>
                </a:graphicData>
              </a:graphic>
            </wp:inline>
          </w:drawing>
        </w:r>
      </w:del>
      <w:ins w:id="62" w:author="PHAM DUY NGUYEN" w:date="2025-06-10T16:17:00Z" w16du:dateUtc="2025-06-10T09:17:00Z">
        <w:r w:rsidR="007444BB" w:rsidRPr="007444BB">
          <w:rPr>
            <w:noProof/>
          </w:rPr>
          <w:t xml:space="preserve"> </w:t>
        </w:r>
      </w:ins>
      <w:r w:rsidR="00FE3E85" w:rsidRPr="00FE3E85">
        <w:rPr>
          <w:noProof/>
        </w:rPr>
        <w:lastRenderedPageBreak/>
        <w:drawing>
          <wp:inline distT="0" distB="0" distL="0" distR="0" wp14:anchorId="60B8DCE9" wp14:editId="41639D2F">
            <wp:extent cx="5745480" cy="3484245"/>
            <wp:effectExtent l="0" t="0" r="7620" b="1905"/>
            <wp:docPr id="66954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49920" name=""/>
                    <pic:cNvPicPr/>
                  </pic:nvPicPr>
                  <pic:blipFill>
                    <a:blip r:embed="rId14"/>
                    <a:stretch>
                      <a:fillRect/>
                    </a:stretch>
                  </pic:blipFill>
                  <pic:spPr>
                    <a:xfrm>
                      <a:off x="0" y="0"/>
                      <a:ext cx="5745480" cy="3484245"/>
                    </a:xfrm>
                    <a:prstGeom prst="rect">
                      <a:avLst/>
                    </a:prstGeom>
                  </pic:spPr>
                </pic:pic>
              </a:graphicData>
            </a:graphic>
          </wp:inline>
        </w:drawing>
      </w:r>
    </w:p>
    <w:p w14:paraId="415FE7EF" w14:textId="0C20E3F8" w:rsidR="00DF4CF6" w:rsidRPr="009B52DE" w:rsidRDefault="00DF4CF6">
      <w:pPr>
        <w:spacing w:before="111" w:line="242" w:lineRule="auto"/>
        <w:ind w:right="123"/>
        <w:jc w:val="both"/>
        <w:rPr>
          <w:ins w:id="63" w:author="PHAM DUY NGUYEN" w:date="2025-06-10T09:25:00Z" w16du:dateUtc="2025-06-10T02:25:00Z"/>
          <w:color w:val="00B0F0"/>
          <w:rPrChange w:id="64" w:author="PHAM DUY NGUYEN" w:date="2025-06-10T10:54:00Z" w16du:dateUtc="2025-06-10T03:54:00Z">
            <w:rPr>
              <w:ins w:id="65" w:author="PHAM DUY NGUYEN" w:date="2025-06-10T09:25:00Z" w16du:dateUtc="2025-06-10T02:25:00Z"/>
            </w:rPr>
          </w:rPrChange>
        </w:rPr>
        <w:pPrChange w:id="66" w:author="PHAM DUY NGUYEN" w:date="2025-06-10T10:54:00Z" w16du:dateUtc="2025-06-10T03:54:00Z">
          <w:pPr>
            <w:pStyle w:val="ListParagraph"/>
            <w:spacing w:before="111" w:line="242" w:lineRule="auto"/>
            <w:ind w:left="644" w:right="123" w:firstLine="0"/>
            <w:jc w:val="both"/>
          </w:pPr>
        </w:pPrChange>
      </w:pPr>
      <w:del w:id="67" w:author="PHAM DUY NGUYEN" w:date="2025-06-10T16:18:00Z" w16du:dateUtc="2025-06-10T09:18:00Z">
        <w:r w:rsidRPr="00DF4CF6" w:rsidDel="007444BB">
          <w:rPr>
            <w:noProof/>
          </w:rPr>
          <w:drawing>
            <wp:inline distT="0" distB="0" distL="0" distR="0" wp14:anchorId="251CED9E" wp14:editId="2DF59D43">
              <wp:extent cx="5745480" cy="3528695"/>
              <wp:effectExtent l="0" t="0" r="7620" b="0"/>
              <wp:docPr id="167683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35779" name=""/>
                      <pic:cNvPicPr/>
                    </pic:nvPicPr>
                    <pic:blipFill>
                      <a:blip r:embed="rId15"/>
                      <a:stretch>
                        <a:fillRect/>
                      </a:stretch>
                    </pic:blipFill>
                    <pic:spPr>
                      <a:xfrm>
                        <a:off x="0" y="0"/>
                        <a:ext cx="5745480" cy="3528695"/>
                      </a:xfrm>
                      <a:prstGeom prst="rect">
                        <a:avLst/>
                      </a:prstGeom>
                    </pic:spPr>
                  </pic:pic>
                </a:graphicData>
              </a:graphic>
            </wp:inline>
          </w:drawing>
        </w:r>
      </w:del>
      <w:ins w:id="68" w:author="PHAM DUY NGUYEN" w:date="2025-06-10T16:18:00Z" w16du:dateUtc="2025-06-10T09:18:00Z">
        <w:r w:rsidR="007444BB" w:rsidRPr="007444BB">
          <w:rPr>
            <w:noProof/>
          </w:rPr>
          <w:t xml:space="preserve"> </w:t>
        </w:r>
      </w:ins>
      <w:r w:rsidR="00FE3E85" w:rsidRPr="00FE3E85">
        <w:rPr>
          <w:noProof/>
        </w:rPr>
        <w:drawing>
          <wp:inline distT="0" distB="0" distL="0" distR="0" wp14:anchorId="64D6638E" wp14:editId="3B03BD75">
            <wp:extent cx="5745480" cy="2736215"/>
            <wp:effectExtent l="0" t="0" r="7620" b="6985"/>
            <wp:docPr id="102201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19287" name=""/>
                    <pic:cNvPicPr/>
                  </pic:nvPicPr>
                  <pic:blipFill>
                    <a:blip r:embed="rId16"/>
                    <a:stretch>
                      <a:fillRect/>
                    </a:stretch>
                  </pic:blipFill>
                  <pic:spPr>
                    <a:xfrm>
                      <a:off x="0" y="0"/>
                      <a:ext cx="5745480" cy="2736215"/>
                    </a:xfrm>
                    <a:prstGeom prst="rect">
                      <a:avLst/>
                    </a:prstGeom>
                  </pic:spPr>
                </pic:pic>
              </a:graphicData>
            </a:graphic>
          </wp:inline>
        </w:drawing>
      </w:r>
    </w:p>
    <w:p w14:paraId="51F4F0BF" w14:textId="01885102" w:rsidR="0015292D" w:rsidRDefault="0015292D" w:rsidP="00942F22">
      <w:pPr>
        <w:pStyle w:val="ListParagraph"/>
        <w:spacing w:before="111" w:line="242" w:lineRule="auto"/>
        <w:ind w:left="644" w:right="123" w:firstLine="0"/>
        <w:jc w:val="center"/>
      </w:pPr>
      <w:ins w:id="69" w:author="PHAM DUY NGUYEN" w:date="2025-06-10T09:25:00Z" w16du:dateUtc="2025-06-10T02:25:00Z">
        <w:r w:rsidRPr="003623E9">
          <w:rPr>
            <w:b/>
            <w:bCs/>
            <w:rPrChange w:id="70" w:author="PHAM DUY NGUYEN" w:date="2025-06-10T11:02:00Z" w16du:dateUtc="2025-06-10T04:02:00Z">
              <w:rPr>
                <w:color w:val="00B0F0"/>
              </w:rPr>
            </w:rPrChange>
          </w:rPr>
          <w:t>Figure 2.</w:t>
        </w:r>
        <w:r w:rsidRPr="0015292D">
          <w:rPr>
            <w:rPrChange w:id="71" w:author="PHAM DUY NGUYEN" w:date="2025-06-10T09:26:00Z" w16du:dateUtc="2025-06-10T02:26:00Z">
              <w:rPr>
                <w:color w:val="00B0F0"/>
              </w:rPr>
            </w:rPrChange>
          </w:rPr>
          <w:t xml:space="preserve"> </w:t>
        </w:r>
      </w:ins>
      <w:ins w:id="72" w:author="PHAM DUY NGUYEN" w:date="2025-06-10T11:24:00Z" w16du:dateUtc="2025-06-10T04:24:00Z">
        <w:r w:rsidR="00630DFD" w:rsidRPr="00630DFD">
          <w:t>Mapper class for Job 2 – Key-Value Swapping</w:t>
        </w:r>
      </w:ins>
      <w:r w:rsidR="00C40508">
        <w:t xml:space="preserve"> and Sorting Descending Order</w:t>
      </w:r>
      <w:ins w:id="73" w:author="PHAM DUY NGUYEN" w:date="2025-06-10T09:25:00Z" w16du:dateUtc="2025-06-10T02:25:00Z">
        <w:r w:rsidRPr="0015292D">
          <w:rPr>
            <w:rPrChange w:id="74" w:author="PHAM DUY NGUYEN" w:date="2025-06-10T09:26:00Z" w16du:dateUtc="2025-06-10T02:26:00Z">
              <w:rPr>
                <w:color w:val="00B0F0"/>
              </w:rPr>
            </w:rPrChange>
          </w:rPr>
          <w:t>.</w:t>
        </w:r>
      </w:ins>
    </w:p>
    <w:p w14:paraId="1BEB90E3" w14:textId="77777777" w:rsidR="00942F22" w:rsidRPr="00942F22" w:rsidRDefault="00942F22" w:rsidP="00942F22">
      <w:pPr>
        <w:pStyle w:val="ListParagraph"/>
        <w:spacing w:before="111" w:line="242" w:lineRule="auto"/>
        <w:ind w:left="644" w:right="123" w:firstLine="0"/>
        <w:jc w:val="center"/>
      </w:pPr>
    </w:p>
    <w:p w14:paraId="09CDC0AF" w14:textId="672279D6" w:rsidR="008A0D8B" w:rsidRPr="006D36B0" w:rsidRDefault="008A0D8B" w:rsidP="009B52DE">
      <w:pPr>
        <w:pStyle w:val="ListParagraph"/>
        <w:numPr>
          <w:ilvl w:val="0"/>
          <w:numId w:val="20"/>
        </w:numPr>
        <w:spacing w:before="111" w:line="242" w:lineRule="auto"/>
        <w:ind w:right="123"/>
        <w:jc w:val="both"/>
      </w:pPr>
      <w:r w:rsidRPr="008A0D8B">
        <w:t>Correct implementation of the Reducer class(es) with readability and well-structured codes and comments.</w:t>
      </w:r>
      <w:r>
        <w:t xml:space="preserve"> </w:t>
      </w:r>
      <w:r w:rsidRPr="00764DAD">
        <w:rPr>
          <w:b/>
          <w:bCs/>
        </w:rPr>
        <w:t>[</w:t>
      </w:r>
      <w:r w:rsidR="00CD6B07">
        <w:rPr>
          <w:b/>
          <w:bCs/>
        </w:rPr>
        <w:t>20</w:t>
      </w:r>
      <w:r w:rsidRPr="00764DAD">
        <w:rPr>
          <w:b/>
          <w:bCs/>
        </w:rPr>
        <w:t xml:space="preserve"> marks]</w:t>
      </w:r>
    </w:p>
    <w:p w14:paraId="78E0DC77" w14:textId="7CAD7C31" w:rsidR="0015292D" w:rsidRPr="0029092E" w:rsidRDefault="0015292D">
      <w:pPr>
        <w:spacing w:before="111" w:line="242" w:lineRule="auto"/>
        <w:ind w:right="123" w:firstLine="644"/>
        <w:jc w:val="both"/>
        <w:rPr>
          <w:ins w:id="75" w:author="PHAM DUY NGUYEN" w:date="2025-06-10T09:28:00Z" w16du:dateUtc="2025-06-10T02:28:00Z"/>
        </w:rPr>
        <w:pPrChange w:id="76" w:author="PHAM DUY NGUYEN" w:date="2025-06-10T11:02:00Z" w16du:dateUtc="2025-06-10T04:02:00Z">
          <w:pPr>
            <w:pStyle w:val="ListParagraph"/>
            <w:spacing w:before="111" w:line="242" w:lineRule="auto"/>
            <w:ind w:left="644" w:right="123" w:firstLine="0"/>
            <w:jc w:val="both"/>
          </w:pPr>
        </w:pPrChange>
      </w:pPr>
      <w:ins w:id="77" w:author="PHAM DUY NGUYEN" w:date="2025-06-10T09:28:00Z" w16du:dateUtc="2025-06-10T02:28:00Z">
        <w:r w:rsidRPr="0029092E">
          <w:t>“</w:t>
        </w:r>
      </w:ins>
      <w:ins w:id="78" w:author="PHAM DUY NGUYEN" w:date="2025-06-10T11:26:00Z" w16du:dateUtc="2025-06-10T04:26:00Z">
        <w:r w:rsidR="00630DFD" w:rsidRPr="00630DFD">
          <w:rPr>
            <w:b/>
            <w:bCs/>
            <w:i/>
            <w:iCs/>
            <w:rPrChange w:id="79" w:author="PHAM DUY NGUYEN" w:date="2025-06-10T11:26:00Z" w16du:dateUtc="2025-06-10T04:26:00Z">
              <w:rPr/>
            </w:rPrChange>
          </w:rPr>
          <w:t>SumReducer</w:t>
        </w:r>
        <w:r w:rsidR="00630DFD">
          <w:t>”</w:t>
        </w:r>
        <w:r w:rsidR="00630DFD" w:rsidRPr="00630DFD">
          <w:t xml:space="preserve"> serves as the reducer in the first MapReduce job. It aggregates the values (counts) associated with each word emitted by the mapper and calculates the total frequency of each word</w:t>
        </w:r>
      </w:ins>
      <w:ins w:id="80" w:author="PHAM DUY NGUYEN" w:date="2025-06-10T09:28:00Z" w16du:dateUtc="2025-06-10T02:28:00Z">
        <w:r>
          <w:t>.</w:t>
        </w:r>
      </w:ins>
    </w:p>
    <w:p w14:paraId="6624FD09" w14:textId="77777777" w:rsidR="0015292D" w:rsidRDefault="0015292D" w:rsidP="009B52DE">
      <w:pPr>
        <w:pStyle w:val="ListParagraph"/>
        <w:spacing w:before="111" w:line="242" w:lineRule="auto"/>
        <w:ind w:left="644" w:right="123" w:firstLine="0"/>
        <w:jc w:val="both"/>
        <w:rPr>
          <w:color w:val="00B0F0"/>
        </w:rPr>
      </w:pPr>
    </w:p>
    <w:p w14:paraId="709D3AA7" w14:textId="2E543F96" w:rsidR="006D36B0" w:rsidRPr="009B52DE" w:rsidRDefault="00FE3E85">
      <w:pPr>
        <w:spacing w:before="111" w:line="242" w:lineRule="auto"/>
        <w:ind w:right="123"/>
        <w:jc w:val="both"/>
        <w:rPr>
          <w:color w:val="00B0F0"/>
          <w:rPrChange w:id="81" w:author="PHAM DUY NGUYEN" w:date="2025-06-10T10:54:00Z" w16du:dateUtc="2025-06-10T03:54:00Z">
            <w:rPr/>
          </w:rPrChange>
        </w:rPr>
        <w:pPrChange w:id="82" w:author="PHAM DUY NGUYEN" w:date="2025-06-10T10:54:00Z" w16du:dateUtc="2025-06-10T03:54:00Z">
          <w:pPr>
            <w:pStyle w:val="ListParagraph"/>
            <w:spacing w:before="111" w:line="242" w:lineRule="auto"/>
            <w:ind w:left="644" w:right="123" w:firstLine="0"/>
            <w:jc w:val="both"/>
          </w:pPr>
        </w:pPrChange>
      </w:pPr>
      <w:r w:rsidRPr="00FE3E85">
        <w:rPr>
          <w:noProof/>
          <w:color w:val="00B0F0"/>
        </w:rPr>
        <w:lastRenderedPageBreak/>
        <w:drawing>
          <wp:inline distT="0" distB="0" distL="0" distR="0" wp14:anchorId="71182652" wp14:editId="5ACE9723">
            <wp:extent cx="5745480" cy="2248535"/>
            <wp:effectExtent l="0" t="0" r="7620" b="0"/>
            <wp:docPr id="26622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21182" name=""/>
                    <pic:cNvPicPr/>
                  </pic:nvPicPr>
                  <pic:blipFill>
                    <a:blip r:embed="rId17"/>
                    <a:stretch>
                      <a:fillRect/>
                    </a:stretch>
                  </pic:blipFill>
                  <pic:spPr>
                    <a:xfrm>
                      <a:off x="0" y="0"/>
                      <a:ext cx="5745480" cy="2248535"/>
                    </a:xfrm>
                    <a:prstGeom prst="rect">
                      <a:avLst/>
                    </a:prstGeom>
                  </pic:spPr>
                </pic:pic>
              </a:graphicData>
            </a:graphic>
          </wp:inline>
        </w:drawing>
      </w:r>
    </w:p>
    <w:p w14:paraId="67FFDC7A" w14:textId="4AA2C2EA" w:rsidR="00875DB1" w:rsidRPr="009B52DE" w:rsidRDefault="00FE3E85">
      <w:pPr>
        <w:spacing w:before="111" w:line="242" w:lineRule="auto"/>
        <w:ind w:right="123"/>
        <w:jc w:val="both"/>
        <w:rPr>
          <w:ins w:id="83" w:author="PHAM DUY NGUYEN" w:date="2025-06-10T09:29:00Z" w16du:dateUtc="2025-06-10T02:29:00Z"/>
          <w:color w:val="00B0F0"/>
          <w:rPrChange w:id="84" w:author="PHAM DUY NGUYEN" w:date="2025-06-10T10:54:00Z" w16du:dateUtc="2025-06-10T03:54:00Z">
            <w:rPr>
              <w:ins w:id="85" w:author="PHAM DUY NGUYEN" w:date="2025-06-10T09:29:00Z" w16du:dateUtc="2025-06-10T02:29:00Z"/>
            </w:rPr>
          </w:rPrChange>
        </w:rPr>
        <w:pPrChange w:id="86" w:author="PHAM DUY NGUYEN" w:date="2025-06-10T10:54:00Z" w16du:dateUtc="2025-06-10T03:54:00Z">
          <w:pPr>
            <w:pStyle w:val="ListParagraph"/>
            <w:spacing w:before="111" w:line="242" w:lineRule="auto"/>
            <w:ind w:left="644" w:right="123" w:firstLine="0"/>
            <w:jc w:val="both"/>
          </w:pPr>
        </w:pPrChange>
      </w:pPr>
      <w:r w:rsidRPr="00FE3E85">
        <w:rPr>
          <w:noProof/>
          <w:color w:val="00B0F0"/>
        </w:rPr>
        <w:drawing>
          <wp:inline distT="0" distB="0" distL="0" distR="0" wp14:anchorId="611C5E1A" wp14:editId="4F3F2852">
            <wp:extent cx="5745480" cy="2102485"/>
            <wp:effectExtent l="0" t="0" r="7620" b="0"/>
            <wp:docPr id="91210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03008" name=""/>
                    <pic:cNvPicPr/>
                  </pic:nvPicPr>
                  <pic:blipFill>
                    <a:blip r:embed="rId18"/>
                    <a:stretch>
                      <a:fillRect/>
                    </a:stretch>
                  </pic:blipFill>
                  <pic:spPr>
                    <a:xfrm>
                      <a:off x="0" y="0"/>
                      <a:ext cx="5745480" cy="2102485"/>
                    </a:xfrm>
                    <a:prstGeom prst="rect">
                      <a:avLst/>
                    </a:prstGeom>
                  </pic:spPr>
                </pic:pic>
              </a:graphicData>
            </a:graphic>
          </wp:inline>
        </w:drawing>
      </w:r>
    </w:p>
    <w:p w14:paraId="2FCCAA9B" w14:textId="541B27C8" w:rsidR="0015292D" w:rsidRDefault="0015292D" w:rsidP="003623E9">
      <w:pPr>
        <w:pStyle w:val="ListParagraph"/>
        <w:spacing w:before="111" w:line="242" w:lineRule="auto"/>
        <w:ind w:left="644" w:right="123" w:firstLine="0"/>
        <w:jc w:val="center"/>
        <w:rPr>
          <w:ins w:id="87" w:author="PHAM DUY NGUYEN" w:date="2025-06-10T09:29:00Z" w16du:dateUtc="2025-06-10T02:29:00Z"/>
        </w:rPr>
      </w:pPr>
      <w:ins w:id="88" w:author="PHAM DUY NGUYEN" w:date="2025-06-10T09:29:00Z" w16du:dateUtc="2025-06-10T02:29:00Z">
        <w:r w:rsidRPr="003623E9">
          <w:rPr>
            <w:b/>
            <w:bCs/>
            <w:rPrChange w:id="89" w:author="PHAM DUY NGUYEN" w:date="2025-06-10T11:02:00Z" w16du:dateUtc="2025-06-10T04:02:00Z">
              <w:rPr>
                <w:color w:val="00B0F0"/>
              </w:rPr>
            </w:rPrChange>
          </w:rPr>
          <w:t xml:space="preserve">Figure </w:t>
        </w:r>
      </w:ins>
      <w:r w:rsidR="003251BF">
        <w:rPr>
          <w:b/>
          <w:bCs/>
        </w:rPr>
        <w:t>3</w:t>
      </w:r>
      <w:ins w:id="90" w:author="PHAM DUY NGUYEN" w:date="2025-06-10T09:29:00Z" w16du:dateUtc="2025-06-10T02:29:00Z">
        <w:r w:rsidRPr="003623E9">
          <w:rPr>
            <w:b/>
            <w:bCs/>
            <w:rPrChange w:id="91" w:author="PHAM DUY NGUYEN" w:date="2025-06-10T11:02:00Z" w16du:dateUtc="2025-06-10T04:02:00Z">
              <w:rPr>
                <w:color w:val="00B0F0"/>
              </w:rPr>
            </w:rPrChange>
          </w:rPr>
          <w:t>.</w:t>
        </w:r>
        <w:r w:rsidRPr="0015292D">
          <w:rPr>
            <w:rPrChange w:id="92" w:author="PHAM DUY NGUYEN" w:date="2025-06-10T09:29:00Z" w16du:dateUtc="2025-06-10T02:29:00Z">
              <w:rPr>
                <w:color w:val="00B0F0"/>
              </w:rPr>
            </w:rPrChange>
          </w:rPr>
          <w:t xml:space="preserve"> </w:t>
        </w:r>
      </w:ins>
      <w:ins w:id="93" w:author="PHAM DUY NGUYEN" w:date="2025-06-10T11:27:00Z" w16du:dateUtc="2025-06-10T04:27:00Z">
        <w:r w:rsidR="00630DFD" w:rsidRPr="00630DFD">
          <w:t>Reducer class for Job 1 – Word Count Aggregation.</w:t>
        </w:r>
      </w:ins>
    </w:p>
    <w:p w14:paraId="44EE511A" w14:textId="4CC0DB29" w:rsidR="0015292D" w:rsidRPr="0015292D" w:rsidRDefault="00EA6F15">
      <w:pPr>
        <w:spacing w:before="111" w:line="242" w:lineRule="auto"/>
        <w:ind w:right="123" w:firstLine="644"/>
        <w:jc w:val="both"/>
        <w:rPr>
          <w:rPrChange w:id="94" w:author="PHAM DUY NGUYEN" w:date="2025-06-10T09:29:00Z" w16du:dateUtc="2025-06-10T02:29:00Z">
            <w:rPr>
              <w:color w:val="00B0F0"/>
            </w:rPr>
          </w:rPrChange>
        </w:rPr>
        <w:pPrChange w:id="95" w:author="PHAM DUY NGUYEN" w:date="2025-06-10T11:02:00Z" w16du:dateUtc="2025-06-10T04:02:00Z">
          <w:pPr>
            <w:pStyle w:val="ListParagraph"/>
            <w:spacing w:before="111" w:line="242" w:lineRule="auto"/>
            <w:ind w:left="644" w:right="123" w:firstLine="0"/>
            <w:jc w:val="both"/>
          </w:pPr>
        </w:pPrChange>
      </w:pPr>
      <w:ins w:id="96" w:author="PHAM DUY NGUYEN" w:date="2025-06-10T09:33:00Z" w16du:dateUtc="2025-06-10T02:33:00Z">
        <w:r>
          <w:t>“</w:t>
        </w:r>
      </w:ins>
      <w:ins w:id="97" w:author="PHAM DUY NGUYEN" w:date="2025-06-10T11:27:00Z" w16du:dateUtc="2025-06-10T04:27:00Z">
        <w:r w:rsidR="00630DFD" w:rsidRPr="00630DFD">
          <w:rPr>
            <w:b/>
            <w:bCs/>
            <w:i/>
            <w:iCs/>
            <w:rPrChange w:id="98" w:author="PHAM DUY NGUYEN" w:date="2025-06-10T11:28:00Z" w16du:dateUtc="2025-06-10T04:28:00Z">
              <w:rPr/>
            </w:rPrChange>
          </w:rPr>
          <w:t>TopSumReducer</w:t>
        </w:r>
      </w:ins>
      <w:ins w:id="99" w:author="PHAM DUY NGUYEN" w:date="2025-06-10T11:28:00Z" w16du:dateUtc="2025-06-10T04:28:00Z">
        <w:r w:rsidR="00630DFD">
          <w:t>”</w:t>
        </w:r>
      </w:ins>
      <w:ins w:id="100" w:author="PHAM DUY NGUYEN" w:date="2025-06-10T11:27:00Z" w16du:dateUtc="2025-06-10T04:27:00Z">
        <w:r w:rsidR="00630DFD" w:rsidRPr="00630DFD">
          <w:t xml:space="preserve"> </w:t>
        </w:r>
      </w:ins>
      <w:r w:rsidR="00FE3E85">
        <w:t>class</w:t>
      </w:r>
      <w:ins w:id="101" w:author="PHAM DUY NGUYEN" w:date="2025-06-10T11:27:00Z" w16du:dateUtc="2025-06-10T04:27:00Z">
        <w:r w:rsidR="00630DFD" w:rsidRPr="00630DFD">
          <w:t xml:space="preserve"> as the reducer in the second job. It receives sorted (count, word) pairs</w:t>
        </w:r>
      </w:ins>
      <w:r w:rsidR="00021638">
        <w:t xml:space="preserve">, restores </w:t>
      </w:r>
      <w:r w:rsidR="00021638" w:rsidRPr="00021638">
        <w:t>the original positive count</w:t>
      </w:r>
      <w:r w:rsidR="00A076DB">
        <w:t>,</w:t>
      </w:r>
      <w:ins w:id="102" w:author="PHAM DUY NGUYEN" w:date="2025-06-10T11:27:00Z" w16du:dateUtc="2025-06-10T04:27:00Z">
        <w:r w:rsidR="00630DFD" w:rsidRPr="00630DFD">
          <w:t xml:space="preserve"> and outputs the two most frequent terms as well as the total number of words that appeared exactly once</w:t>
        </w:r>
      </w:ins>
      <w:ins w:id="103" w:author="PHAM DUY NGUYEN" w:date="2025-06-10T23:34:00Z" w16du:dateUtc="2025-06-10T16:34:00Z">
        <w:r w:rsidR="008E21FE">
          <w:t xml:space="preserve"> under the given criteria</w:t>
        </w:r>
      </w:ins>
      <w:ins w:id="104" w:author="PHAM DUY NGUYEN" w:date="2025-06-10T11:27:00Z" w16du:dateUtc="2025-06-10T04:27:00Z">
        <w:r w:rsidR="00630DFD" w:rsidRPr="00630DFD">
          <w:t>.</w:t>
        </w:r>
      </w:ins>
    </w:p>
    <w:p w14:paraId="2BCAA847" w14:textId="112A2149" w:rsidR="00875DB1" w:rsidRPr="0015292D" w:rsidDel="0015292D" w:rsidRDefault="00875DB1">
      <w:pPr>
        <w:spacing w:before="111" w:line="242" w:lineRule="auto"/>
        <w:ind w:right="123"/>
        <w:jc w:val="both"/>
        <w:rPr>
          <w:del w:id="105" w:author="PHAM DUY NGUYEN" w:date="2025-06-10T09:28:00Z" w16du:dateUtc="2025-06-10T02:28:00Z"/>
          <w:rPrChange w:id="106" w:author="PHAM DUY NGUYEN" w:date="2025-06-10T09:27:00Z" w16du:dateUtc="2025-06-10T02:27:00Z">
            <w:rPr>
              <w:del w:id="107" w:author="PHAM DUY NGUYEN" w:date="2025-06-10T09:28:00Z" w16du:dateUtc="2025-06-10T02:28:00Z"/>
              <w:color w:val="00B0F0"/>
            </w:rPr>
          </w:rPrChange>
        </w:rPr>
        <w:pPrChange w:id="108" w:author="PHAM DUY NGUYEN" w:date="2025-06-10T10:54:00Z" w16du:dateUtc="2025-06-10T03:54:00Z">
          <w:pPr>
            <w:pStyle w:val="ListParagraph"/>
            <w:spacing w:before="111" w:line="242" w:lineRule="auto"/>
            <w:ind w:left="644" w:right="123" w:firstLine="0"/>
            <w:jc w:val="both"/>
          </w:pPr>
        </w:pPrChange>
      </w:pPr>
    </w:p>
    <w:p w14:paraId="42D81DC5" w14:textId="0BDE8F32" w:rsidR="00875DB1" w:rsidRDefault="00951A44">
      <w:pPr>
        <w:jc w:val="center"/>
        <w:rPr>
          <w:color w:val="00B0F0"/>
        </w:rPr>
        <w:pPrChange w:id="109" w:author="PHAM DUY NGUYEN" w:date="2025-06-10T11:05:00Z" w16du:dateUtc="2025-06-10T04:05:00Z">
          <w:pPr>
            <w:pStyle w:val="ListParagraph"/>
            <w:spacing w:before="111" w:line="242" w:lineRule="auto"/>
            <w:ind w:left="644" w:right="123" w:firstLine="0"/>
            <w:jc w:val="both"/>
          </w:pPr>
        </w:pPrChange>
      </w:pPr>
      <w:r w:rsidRPr="00951A44">
        <w:rPr>
          <w:noProof/>
          <w:color w:val="00B0F0"/>
        </w:rPr>
        <w:drawing>
          <wp:inline distT="0" distB="0" distL="0" distR="0" wp14:anchorId="74281B0C" wp14:editId="405D7D37">
            <wp:extent cx="5745480" cy="3083560"/>
            <wp:effectExtent l="0" t="0" r="7620" b="2540"/>
            <wp:docPr id="143777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75710" name=""/>
                    <pic:cNvPicPr/>
                  </pic:nvPicPr>
                  <pic:blipFill>
                    <a:blip r:embed="rId19"/>
                    <a:stretch>
                      <a:fillRect/>
                    </a:stretch>
                  </pic:blipFill>
                  <pic:spPr>
                    <a:xfrm>
                      <a:off x="0" y="0"/>
                      <a:ext cx="5745480" cy="3083560"/>
                    </a:xfrm>
                    <a:prstGeom prst="rect">
                      <a:avLst/>
                    </a:prstGeom>
                  </pic:spPr>
                </pic:pic>
              </a:graphicData>
            </a:graphic>
          </wp:inline>
        </w:drawing>
      </w:r>
    </w:p>
    <w:p w14:paraId="3ECFB236" w14:textId="66924467" w:rsidR="00342647" w:rsidRPr="009B52DE" w:rsidRDefault="00951A44" w:rsidP="00951A44">
      <w:pPr>
        <w:spacing w:before="111" w:line="242" w:lineRule="auto"/>
        <w:ind w:right="123"/>
        <w:jc w:val="center"/>
        <w:rPr>
          <w:color w:val="00B0F0"/>
          <w:rPrChange w:id="110" w:author="PHAM DUY NGUYEN" w:date="2025-06-10T10:54:00Z" w16du:dateUtc="2025-06-10T03:54:00Z">
            <w:rPr/>
          </w:rPrChange>
        </w:rPr>
      </w:pPr>
      <w:r w:rsidRPr="00951A44">
        <w:rPr>
          <w:noProof/>
          <w:color w:val="00B0F0"/>
        </w:rPr>
        <w:lastRenderedPageBreak/>
        <w:drawing>
          <wp:inline distT="0" distB="0" distL="0" distR="0" wp14:anchorId="45E2D97F" wp14:editId="72843263">
            <wp:extent cx="5745480" cy="2907030"/>
            <wp:effectExtent l="0" t="0" r="7620" b="7620"/>
            <wp:docPr id="171916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66887" name=""/>
                    <pic:cNvPicPr/>
                  </pic:nvPicPr>
                  <pic:blipFill>
                    <a:blip r:embed="rId20"/>
                    <a:stretch>
                      <a:fillRect/>
                    </a:stretch>
                  </pic:blipFill>
                  <pic:spPr>
                    <a:xfrm>
                      <a:off x="0" y="0"/>
                      <a:ext cx="5745480" cy="2907030"/>
                    </a:xfrm>
                    <a:prstGeom prst="rect">
                      <a:avLst/>
                    </a:prstGeom>
                  </pic:spPr>
                </pic:pic>
              </a:graphicData>
            </a:graphic>
          </wp:inline>
        </w:drawing>
      </w:r>
    </w:p>
    <w:p w14:paraId="33C7E08D" w14:textId="11F68728" w:rsidR="00EA6F15" w:rsidRDefault="00EA6F15" w:rsidP="003623E9">
      <w:pPr>
        <w:pStyle w:val="ListParagraph"/>
        <w:spacing w:before="111" w:line="242" w:lineRule="auto"/>
        <w:ind w:left="644" w:right="123" w:firstLine="0"/>
        <w:jc w:val="center"/>
        <w:rPr>
          <w:ins w:id="111" w:author="PHAM DUY NGUYEN" w:date="2025-06-10T11:02:00Z" w16du:dateUtc="2025-06-10T04:02:00Z"/>
        </w:rPr>
      </w:pPr>
      <w:ins w:id="112" w:author="PHAM DUY NGUYEN" w:date="2025-06-10T09:37:00Z" w16du:dateUtc="2025-06-10T02:37:00Z">
        <w:r w:rsidRPr="003623E9">
          <w:rPr>
            <w:b/>
            <w:bCs/>
            <w:rPrChange w:id="113" w:author="PHAM DUY NGUYEN" w:date="2025-06-10T11:02:00Z" w16du:dateUtc="2025-06-10T04:02:00Z">
              <w:rPr>
                <w:color w:val="00B0F0"/>
              </w:rPr>
            </w:rPrChange>
          </w:rPr>
          <w:t xml:space="preserve">Figure </w:t>
        </w:r>
      </w:ins>
      <w:r w:rsidR="00EB620B">
        <w:rPr>
          <w:b/>
          <w:bCs/>
        </w:rPr>
        <w:t>4</w:t>
      </w:r>
      <w:ins w:id="114" w:author="PHAM DUY NGUYEN" w:date="2025-06-10T09:37:00Z" w16du:dateUtc="2025-06-10T02:37:00Z">
        <w:r w:rsidRPr="003623E9">
          <w:rPr>
            <w:b/>
            <w:bCs/>
            <w:rPrChange w:id="115" w:author="PHAM DUY NGUYEN" w:date="2025-06-10T11:02:00Z" w16du:dateUtc="2025-06-10T04:02:00Z">
              <w:rPr>
                <w:color w:val="00B0F0"/>
              </w:rPr>
            </w:rPrChange>
          </w:rPr>
          <w:t>.</w:t>
        </w:r>
        <w:r w:rsidRPr="00EA6F15">
          <w:rPr>
            <w:rPrChange w:id="116" w:author="PHAM DUY NGUYEN" w:date="2025-06-10T09:38:00Z" w16du:dateUtc="2025-06-10T02:38:00Z">
              <w:rPr>
                <w:color w:val="00B0F0"/>
              </w:rPr>
            </w:rPrChange>
          </w:rPr>
          <w:t xml:space="preserve"> </w:t>
        </w:r>
      </w:ins>
      <w:ins w:id="117" w:author="PHAM DUY NGUYEN" w:date="2025-06-10T11:28:00Z" w16du:dateUtc="2025-06-10T04:28:00Z">
        <w:r w:rsidR="00630DFD" w:rsidRPr="00630DFD">
          <w:t>Reducer class for Job 2 – Extract Top Words and Single-Count Terms</w:t>
        </w:r>
      </w:ins>
      <w:ins w:id="118" w:author="PHAM DUY NGUYEN" w:date="2025-06-10T09:38:00Z" w16du:dateUtc="2025-06-10T02:38:00Z">
        <w:r w:rsidRPr="00EA6F15">
          <w:rPr>
            <w:rPrChange w:id="119" w:author="PHAM DUY NGUYEN" w:date="2025-06-10T09:38:00Z" w16du:dateUtc="2025-06-10T02:38:00Z">
              <w:rPr>
                <w:color w:val="00B0F0"/>
              </w:rPr>
            </w:rPrChange>
          </w:rPr>
          <w:t>.</w:t>
        </w:r>
      </w:ins>
    </w:p>
    <w:p w14:paraId="1D27B954" w14:textId="77777777" w:rsidR="003623E9" w:rsidRPr="003623E9" w:rsidDel="003623E9" w:rsidRDefault="003623E9">
      <w:pPr>
        <w:pStyle w:val="ListParagraph"/>
        <w:spacing w:before="111" w:line="242" w:lineRule="auto"/>
        <w:ind w:left="644" w:right="123" w:firstLine="0"/>
        <w:jc w:val="center"/>
        <w:rPr>
          <w:del w:id="120" w:author="PHAM DUY NGUYEN" w:date="2025-06-10T11:03:00Z" w16du:dateUtc="2025-06-10T04:03:00Z"/>
          <w:color w:val="00B0F0"/>
          <w:rPrChange w:id="121" w:author="PHAM DUY NGUYEN" w:date="2025-06-10T11:02:00Z" w16du:dateUtc="2025-06-10T04:02:00Z">
            <w:rPr>
              <w:del w:id="122" w:author="PHAM DUY NGUYEN" w:date="2025-06-10T11:03:00Z" w16du:dateUtc="2025-06-10T04:03:00Z"/>
            </w:rPr>
          </w:rPrChange>
        </w:rPr>
        <w:pPrChange w:id="123" w:author="PHAM DUY NGUYEN" w:date="2025-06-10T11:02:00Z" w16du:dateUtc="2025-06-10T04:02:00Z">
          <w:pPr>
            <w:pStyle w:val="ListParagraph"/>
            <w:spacing w:before="111" w:line="242" w:lineRule="auto"/>
            <w:ind w:left="644" w:right="123" w:firstLine="0"/>
            <w:jc w:val="both"/>
          </w:pPr>
        </w:pPrChange>
      </w:pPr>
    </w:p>
    <w:p w14:paraId="6F9AFB0C" w14:textId="1321CEBF" w:rsidR="000C760B" w:rsidRPr="003623E9" w:rsidDel="003623E9" w:rsidRDefault="000C760B">
      <w:pPr>
        <w:spacing w:before="111" w:line="242" w:lineRule="auto"/>
        <w:ind w:left="647" w:right="123" w:hanging="428"/>
        <w:jc w:val="both"/>
        <w:rPr>
          <w:del w:id="124" w:author="PHAM DUY NGUYEN" w:date="2025-06-10T11:03:00Z" w16du:dateUtc="2025-06-10T04:03:00Z"/>
          <w:color w:val="000000" w:themeColor="text1"/>
          <w:rPrChange w:id="125" w:author="PHAM DUY NGUYEN" w:date="2025-06-10T11:03:00Z" w16du:dateUtc="2025-06-10T04:03:00Z">
            <w:rPr>
              <w:del w:id="126" w:author="PHAM DUY NGUYEN" w:date="2025-06-10T11:03:00Z" w16du:dateUtc="2025-06-10T04:03:00Z"/>
            </w:rPr>
          </w:rPrChange>
        </w:rPr>
        <w:pPrChange w:id="127" w:author="PHAM DUY NGUYEN" w:date="2025-06-10T11:03:00Z" w16du:dateUtc="2025-06-10T04:03:00Z">
          <w:pPr>
            <w:pStyle w:val="ListParagraph"/>
            <w:spacing w:before="111" w:line="242" w:lineRule="auto"/>
            <w:ind w:left="644" w:right="123" w:firstLine="0"/>
            <w:jc w:val="both"/>
          </w:pPr>
        </w:pPrChange>
      </w:pPr>
      <w:del w:id="128" w:author="PHAM DUY NGUYEN" w:date="2025-06-10T11:03:00Z" w16du:dateUtc="2025-06-10T04:03:00Z">
        <w:r w:rsidRPr="003623E9" w:rsidDel="003623E9">
          <w:rPr>
            <w:b/>
            <w:bCs/>
            <w:color w:val="000000" w:themeColor="text1"/>
            <w:rPrChange w:id="129" w:author="PHAM DUY NGUYEN" w:date="2025-06-10T11:03:00Z" w16du:dateUtc="2025-06-10T04:03:00Z">
              <w:rPr>
                <w:b/>
                <w:bCs/>
              </w:rPr>
            </w:rPrChange>
          </w:rPr>
          <w:delText>Supporting Component:</w:delText>
        </w:r>
        <w:r w:rsidRPr="003623E9" w:rsidDel="003623E9">
          <w:rPr>
            <w:color w:val="000000" w:themeColor="text1"/>
            <w:rPrChange w:id="130" w:author="PHAM DUY NGUYEN" w:date="2025-06-10T11:03:00Z" w16du:dateUtc="2025-06-10T04:03:00Z">
              <w:rPr/>
            </w:rPrChange>
          </w:rPr>
          <w:delText xml:space="preserve"> The “DescendingComparator” class</w:delText>
        </w:r>
      </w:del>
    </w:p>
    <w:p w14:paraId="438067BB" w14:textId="5EB0C0BE" w:rsidR="000C760B" w:rsidRPr="003623E9" w:rsidDel="003623E9" w:rsidRDefault="000C760B">
      <w:pPr>
        <w:rPr>
          <w:del w:id="131" w:author="PHAM DUY NGUYEN" w:date="2025-06-10T11:03:00Z" w16du:dateUtc="2025-06-10T04:03:00Z"/>
        </w:rPr>
        <w:pPrChange w:id="132" w:author="PHAM DUY NGUYEN" w:date="2025-06-10T11:03:00Z" w16du:dateUtc="2025-06-10T04:03:00Z">
          <w:pPr>
            <w:pStyle w:val="ListParagraph"/>
            <w:spacing w:before="111" w:line="242" w:lineRule="auto"/>
            <w:ind w:left="644" w:right="123" w:firstLine="0"/>
            <w:jc w:val="both"/>
          </w:pPr>
        </w:pPrChange>
      </w:pPr>
      <w:del w:id="133" w:author="PHAM DUY NGUYEN" w:date="2025-06-10T11:03:00Z" w16du:dateUtc="2025-06-10T04:03:00Z">
        <w:r w:rsidRPr="000C760B" w:rsidDel="003623E9">
          <w:rPr>
            <w:noProof/>
          </w:rPr>
          <w:drawing>
            <wp:inline distT="0" distB="0" distL="0" distR="0" wp14:anchorId="351F2EF7" wp14:editId="6D247DB5">
              <wp:extent cx="5745480" cy="3111500"/>
              <wp:effectExtent l="0" t="0" r="7620" b="0"/>
              <wp:docPr id="25498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89441" name=""/>
                      <pic:cNvPicPr/>
                    </pic:nvPicPr>
                    <pic:blipFill>
                      <a:blip r:embed="rId21"/>
                      <a:stretch>
                        <a:fillRect/>
                      </a:stretch>
                    </pic:blipFill>
                    <pic:spPr>
                      <a:xfrm>
                        <a:off x="0" y="0"/>
                        <a:ext cx="5745480" cy="3111500"/>
                      </a:xfrm>
                      <a:prstGeom prst="rect">
                        <a:avLst/>
                      </a:prstGeom>
                    </pic:spPr>
                  </pic:pic>
                </a:graphicData>
              </a:graphic>
            </wp:inline>
          </w:drawing>
        </w:r>
      </w:del>
    </w:p>
    <w:p w14:paraId="52F4A940" w14:textId="3A7ED950" w:rsidR="000C760B" w:rsidRPr="003623E9" w:rsidDel="003623E9" w:rsidRDefault="000C760B">
      <w:pPr>
        <w:rPr>
          <w:del w:id="134" w:author="PHAM DUY NGUYEN" w:date="2025-06-10T11:03:00Z" w16du:dateUtc="2025-06-10T04:03:00Z"/>
        </w:rPr>
        <w:pPrChange w:id="135" w:author="PHAM DUY NGUYEN" w:date="2025-06-10T11:03:00Z" w16du:dateUtc="2025-06-10T04:03:00Z">
          <w:pPr>
            <w:pStyle w:val="ListParagraph"/>
            <w:spacing w:before="111" w:line="242" w:lineRule="auto"/>
            <w:ind w:left="644" w:right="123" w:firstLine="0"/>
            <w:jc w:val="both"/>
          </w:pPr>
        </w:pPrChange>
      </w:pPr>
      <w:del w:id="136" w:author="PHAM DUY NGUYEN" w:date="2025-06-10T11:03:00Z" w16du:dateUtc="2025-06-10T04:03:00Z">
        <w:r w:rsidRPr="000C760B" w:rsidDel="003623E9">
          <w:rPr>
            <w:noProof/>
          </w:rPr>
          <w:drawing>
            <wp:inline distT="0" distB="0" distL="0" distR="0" wp14:anchorId="4A9CC32B" wp14:editId="53EB6D99">
              <wp:extent cx="5745480" cy="3063875"/>
              <wp:effectExtent l="0" t="0" r="7620" b="3175"/>
              <wp:docPr id="96972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25487" name=""/>
                      <pic:cNvPicPr/>
                    </pic:nvPicPr>
                    <pic:blipFill>
                      <a:blip r:embed="rId22"/>
                      <a:stretch>
                        <a:fillRect/>
                      </a:stretch>
                    </pic:blipFill>
                    <pic:spPr>
                      <a:xfrm>
                        <a:off x="0" y="0"/>
                        <a:ext cx="5745480" cy="3063875"/>
                      </a:xfrm>
                      <a:prstGeom prst="rect">
                        <a:avLst/>
                      </a:prstGeom>
                    </pic:spPr>
                  </pic:pic>
                </a:graphicData>
              </a:graphic>
            </wp:inline>
          </w:drawing>
        </w:r>
      </w:del>
    </w:p>
    <w:p w14:paraId="1C86D23F" w14:textId="77777777" w:rsidR="00E82C94" w:rsidRPr="000C760B" w:rsidRDefault="00E82C94">
      <w:pPr>
        <w:pPrChange w:id="137" w:author="PHAM DUY NGUYEN" w:date="2025-06-10T11:03:00Z" w16du:dateUtc="2025-06-10T04:03:00Z">
          <w:pPr>
            <w:pStyle w:val="ListParagraph"/>
            <w:spacing w:before="111" w:line="242" w:lineRule="auto"/>
            <w:ind w:left="644" w:right="123" w:firstLine="0"/>
            <w:jc w:val="both"/>
          </w:pPr>
        </w:pPrChange>
      </w:pPr>
    </w:p>
    <w:p w14:paraId="3BFA6A1E" w14:textId="00523B32" w:rsidR="008A0D8B" w:rsidRPr="00184852" w:rsidRDefault="008A0D8B" w:rsidP="009B52DE">
      <w:pPr>
        <w:pStyle w:val="ListParagraph"/>
        <w:numPr>
          <w:ilvl w:val="0"/>
          <w:numId w:val="20"/>
        </w:numPr>
        <w:spacing w:before="111" w:line="242" w:lineRule="auto"/>
        <w:ind w:right="123"/>
        <w:jc w:val="both"/>
      </w:pPr>
      <w:r w:rsidRPr="008A0D8B">
        <w:t>Correct implementation of the Driver class(es) with readability and well-structured codes and comments.</w:t>
      </w:r>
      <w:r>
        <w:t xml:space="preserve"> </w:t>
      </w:r>
      <w:r w:rsidRPr="00764DAD">
        <w:rPr>
          <w:b/>
          <w:bCs/>
        </w:rPr>
        <w:t>[</w:t>
      </w:r>
      <w:r w:rsidR="00CD6B07">
        <w:rPr>
          <w:b/>
          <w:bCs/>
        </w:rPr>
        <w:t>20</w:t>
      </w:r>
      <w:r w:rsidRPr="00764DAD">
        <w:rPr>
          <w:b/>
          <w:bCs/>
        </w:rPr>
        <w:t xml:space="preserve"> marks]</w:t>
      </w:r>
    </w:p>
    <w:p w14:paraId="4A92F001" w14:textId="310288C8" w:rsidR="004B5738" w:rsidRPr="0009160C" w:rsidRDefault="004B5738">
      <w:pPr>
        <w:spacing w:before="111" w:line="242" w:lineRule="auto"/>
        <w:ind w:right="123" w:firstLine="644"/>
        <w:jc w:val="both"/>
        <w:rPr>
          <w:rPrChange w:id="138" w:author="PHAM DUY NGUYEN" w:date="2025-06-10T09:59:00Z" w16du:dateUtc="2025-06-10T02:59:00Z">
            <w:rPr>
              <w:color w:val="00B0F0"/>
            </w:rPr>
          </w:rPrChange>
        </w:rPr>
        <w:pPrChange w:id="139" w:author="PHAM DUY NGUYEN" w:date="2025-06-10T11:05:00Z" w16du:dateUtc="2025-06-10T04:05:00Z">
          <w:pPr>
            <w:pStyle w:val="ListParagraph"/>
            <w:spacing w:before="111" w:line="242" w:lineRule="auto"/>
            <w:ind w:left="644" w:right="123" w:firstLine="0"/>
            <w:jc w:val="both"/>
          </w:pPr>
        </w:pPrChange>
      </w:pPr>
      <w:ins w:id="140" w:author="PHAM DUY NGUYEN" w:date="2025-06-10T09:53:00Z" w16du:dateUtc="2025-06-10T02:53:00Z">
        <w:r w:rsidRPr="0009160C">
          <w:rPr>
            <w:rPrChange w:id="141" w:author="PHAM DUY NGUYEN" w:date="2025-06-10T09:59:00Z" w16du:dateUtc="2025-06-10T02:59:00Z">
              <w:rPr>
                <w:color w:val="00B0F0"/>
              </w:rPr>
            </w:rPrChange>
          </w:rPr>
          <w:t>“</w:t>
        </w:r>
      </w:ins>
      <w:ins w:id="142" w:author="PHAM DUY NGUYEN" w:date="2025-06-10T11:28:00Z" w16du:dateUtc="2025-06-10T04:28:00Z">
        <w:r w:rsidR="00630DFD" w:rsidRPr="00630DFD">
          <w:rPr>
            <w:b/>
            <w:bCs/>
            <w:i/>
            <w:iCs/>
            <w:rPrChange w:id="143" w:author="PHAM DUY NGUYEN" w:date="2025-06-10T11:28:00Z" w16du:dateUtc="2025-06-10T04:28:00Z">
              <w:rPr/>
            </w:rPrChange>
          </w:rPr>
          <w:t>WordCount</w:t>
        </w:r>
        <w:r w:rsidR="00630DFD">
          <w:t>”</w:t>
        </w:r>
        <w:r w:rsidR="00630DFD" w:rsidRPr="00630DFD">
          <w:t xml:space="preserve"> is the driver class for the first MapReduce job. It sets up the job configuration, invokes the </w:t>
        </w:r>
      </w:ins>
      <w:r w:rsidR="00665D47">
        <w:t>“</w:t>
      </w:r>
      <w:ins w:id="144" w:author="PHAM DUY NGUYEN" w:date="2025-06-10T11:28:00Z" w16du:dateUtc="2025-06-10T04:28:00Z">
        <w:r w:rsidR="00630DFD" w:rsidRPr="00665D47">
          <w:rPr>
            <w:b/>
            <w:bCs/>
            <w:i/>
            <w:iCs/>
          </w:rPr>
          <w:t>WordMapper</w:t>
        </w:r>
      </w:ins>
      <w:r w:rsidR="00665D47">
        <w:t>”</w:t>
      </w:r>
      <w:ins w:id="145" w:author="PHAM DUY NGUYEN" w:date="2025-06-10T11:28:00Z" w16du:dateUtc="2025-06-10T04:28:00Z">
        <w:r w:rsidR="00630DFD" w:rsidRPr="00630DFD">
          <w:t xml:space="preserve"> and </w:t>
        </w:r>
      </w:ins>
      <w:r w:rsidR="00665D47">
        <w:t>“</w:t>
      </w:r>
      <w:ins w:id="146" w:author="PHAM DUY NGUYEN" w:date="2025-06-10T11:28:00Z" w16du:dateUtc="2025-06-10T04:28:00Z">
        <w:r w:rsidR="00630DFD" w:rsidRPr="00665D47">
          <w:rPr>
            <w:b/>
            <w:bCs/>
            <w:i/>
            <w:iCs/>
          </w:rPr>
          <w:t>SumReducer</w:t>
        </w:r>
      </w:ins>
      <w:r w:rsidR="00665D47">
        <w:t>”</w:t>
      </w:r>
      <w:ins w:id="147" w:author="PHAM DUY NGUYEN" w:date="2025-06-10T11:28:00Z" w16du:dateUtc="2025-06-10T04:28:00Z">
        <w:r w:rsidR="00630DFD" w:rsidRPr="00630DFD">
          <w:t xml:space="preserve"> classes, and processes the dataset to produce the word frequency list based on the regex criteria.</w:t>
        </w:r>
      </w:ins>
    </w:p>
    <w:p w14:paraId="281A7F0C" w14:textId="55C560A3" w:rsidR="00184852" w:rsidRDefault="00C017BB">
      <w:pPr>
        <w:spacing w:before="111" w:line="242" w:lineRule="auto"/>
        <w:ind w:right="123"/>
        <w:jc w:val="center"/>
        <w:pPrChange w:id="148" w:author="PHAM DUY NGUYEN" w:date="2025-06-10T11:05:00Z" w16du:dateUtc="2025-06-10T04:05:00Z">
          <w:pPr>
            <w:pStyle w:val="ListParagraph"/>
            <w:spacing w:before="111" w:line="242" w:lineRule="auto"/>
            <w:ind w:left="644" w:right="123" w:firstLine="0"/>
            <w:jc w:val="both"/>
          </w:pPr>
        </w:pPrChange>
      </w:pPr>
      <w:r w:rsidRPr="00C017BB">
        <w:rPr>
          <w:noProof/>
        </w:rPr>
        <w:drawing>
          <wp:inline distT="0" distB="0" distL="0" distR="0" wp14:anchorId="101927E2" wp14:editId="733C44EF">
            <wp:extent cx="5745480" cy="3274060"/>
            <wp:effectExtent l="0" t="0" r="7620" b="2540"/>
            <wp:docPr id="71035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59732" name=""/>
                    <pic:cNvPicPr/>
                  </pic:nvPicPr>
                  <pic:blipFill>
                    <a:blip r:embed="rId23"/>
                    <a:stretch>
                      <a:fillRect/>
                    </a:stretch>
                  </pic:blipFill>
                  <pic:spPr>
                    <a:xfrm>
                      <a:off x="0" y="0"/>
                      <a:ext cx="5745480" cy="3274060"/>
                    </a:xfrm>
                    <a:prstGeom prst="rect">
                      <a:avLst/>
                    </a:prstGeom>
                  </pic:spPr>
                </pic:pic>
              </a:graphicData>
            </a:graphic>
          </wp:inline>
        </w:drawing>
      </w:r>
    </w:p>
    <w:p w14:paraId="6DBA21B5" w14:textId="3A738B91" w:rsidR="00C017BB" w:rsidRDefault="00C017BB">
      <w:pPr>
        <w:spacing w:before="111" w:line="242" w:lineRule="auto"/>
        <w:ind w:right="123"/>
        <w:jc w:val="center"/>
        <w:pPrChange w:id="149" w:author="PHAM DUY NGUYEN" w:date="2025-06-10T11:05:00Z" w16du:dateUtc="2025-06-10T04:05:00Z">
          <w:pPr>
            <w:pStyle w:val="ListParagraph"/>
            <w:spacing w:before="111" w:line="242" w:lineRule="auto"/>
            <w:ind w:left="644" w:right="123" w:firstLine="0"/>
            <w:jc w:val="both"/>
          </w:pPr>
        </w:pPrChange>
      </w:pPr>
      <w:r w:rsidRPr="00C017BB">
        <w:rPr>
          <w:noProof/>
        </w:rPr>
        <w:lastRenderedPageBreak/>
        <w:drawing>
          <wp:inline distT="0" distB="0" distL="0" distR="0" wp14:anchorId="7DBE11CA" wp14:editId="14C3AD75">
            <wp:extent cx="5745480" cy="3335655"/>
            <wp:effectExtent l="0" t="0" r="7620" b="0"/>
            <wp:docPr id="163490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09636" name=""/>
                    <pic:cNvPicPr/>
                  </pic:nvPicPr>
                  <pic:blipFill>
                    <a:blip r:embed="rId24"/>
                    <a:stretch>
                      <a:fillRect/>
                    </a:stretch>
                  </pic:blipFill>
                  <pic:spPr>
                    <a:xfrm>
                      <a:off x="0" y="0"/>
                      <a:ext cx="5745480" cy="3335655"/>
                    </a:xfrm>
                    <a:prstGeom prst="rect">
                      <a:avLst/>
                    </a:prstGeom>
                  </pic:spPr>
                </pic:pic>
              </a:graphicData>
            </a:graphic>
          </wp:inline>
        </w:drawing>
      </w:r>
    </w:p>
    <w:p w14:paraId="01C2B1D2" w14:textId="0C1D0BCD" w:rsidR="0009160C" w:rsidRDefault="0009160C">
      <w:pPr>
        <w:pStyle w:val="ListParagraph"/>
        <w:spacing w:before="111" w:line="242" w:lineRule="auto"/>
        <w:ind w:left="644" w:right="123" w:firstLine="0"/>
        <w:jc w:val="center"/>
        <w:rPr>
          <w:ins w:id="150" w:author="PHAM DUY NGUYEN" w:date="2025-06-10T10:00:00Z" w16du:dateUtc="2025-06-10T03:00:00Z"/>
        </w:rPr>
        <w:pPrChange w:id="151" w:author="PHAM DUY NGUYEN" w:date="2025-06-10T11:05:00Z" w16du:dateUtc="2025-06-10T04:05:00Z">
          <w:pPr>
            <w:pStyle w:val="ListParagraph"/>
            <w:spacing w:before="111" w:line="242" w:lineRule="auto"/>
            <w:ind w:left="644" w:right="123" w:firstLine="0"/>
          </w:pPr>
        </w:pPrChange>
      </w:pPr>
      <w:ins w:id="152" w:author="PHAM DUY NGUYEN" w:date="2025-06-10T10:00:00Z" w16du:dateUtc="2025-06-10T03:00:00Z">
        <w:r w:rsidRPr="003623E9">
          <w:rPr>
            <w:b/>
            <w:bCs/>
            <w:rPrChange w:id="153" w:author="PHAM DUY NGUYEN" w:date="2025-06-10T11:05:00Z" w16du:dateUtc="2025-06-10T04:05:00Z">
              <w:rPr/>
            </w:rPrChange>
          </w:rPr>
          <w:t xml:space="preserve">Figure </w:t>
        </w:r>
      </w:ins>
      <w:r w:rsidR="00EB620B">
        <w:rPr>
          <w:b/>
          <w:bCs/>
        </w:rPr>
        <w:t>5</w:t>
      </w:r>
      <w:ins w:id="154" w:author="PHAM DUY NGUYEN" w:date="2025-06-10T10:00:00Z" w16du:dateUtc="2025-06-10T03:00:00Z">
        <w:r w:rsidRPr="003623E9">
          <w:rPr>
            <w:b/>
            <w:bCs/>
            <w:rPrChange w:id="155" w:author="PHAM DUY NGUYEN" w:date="2025-06-10T11:05:00Z" w16du:dateUtc="2025-06-10T04:05:00Z">
              <w:rPr/>
            </w:rPrChange>
          </w:rPr>
          <w:t>.</w:t>
        </w:r>
        <w:r>
          <w:t xml:space="preserve"> </w:t>
        </w:r>
      </w:ins>
      <w:ins w:id="156" w:author="PHAM DUY NGUYEN" w:date="2025-06-10T11:29:00Z" w16du:dateUtc="2025-06-10T04:29:00Z">
        <w:r w:rsidR="00630DFD" w:rsidRPr="00630DFD">
          <w:t>Driver class for Job 1 – Execution setup for filtering and counting</w:t>
        </w:r>
      </w:ins>
      <w:ins w:id="157" w:author="PHAM DUY NGUYEN" w:date="2025-06-10T10:00:00Z" w16du:dateUtc="2025-06-10T03:00:00Z">
        <w:r>
          <w:t>.</w:t>
        </w:r>
      </w:ins>
    </w:p>
    <w:p w14:paraId="09524F6D" w14:textId="20D222D5" w:rsidR="0009160C" w:rsidRDefault="0009160C">
      <w:pPr>
        <w:spacing w:before="111" w:line="242" w:lineRule="auto"/>
        <w:ind w:right="123" w:firstLine="644"/>
        <w:jc w:val="both"/>
        <w:pPrChange w:id="158" w:author="PHAM DUY NGUYEN" w:date="2025-06-10T11:05:00Z" w16du:dateUtc="2025-06-10T04:05:00Z">
          <w:pPr>
            <w:pStyle w:val="ListParagraph"/>
            <w:spacing w:before="111" w:line="242" w:lineRule="auto"/>
            <w:ind w:left="644" w:right="123" w:firstLine="0"/>
            <w:jc w:val="both"/>
          </w:pPr>
        </w:pPrChange>
      </w:pPr>
      <w:ins w:id="159" w:author="PHAM DUY NGUYEN" w:date="2025-06-10T10:00:00Z" w16du:dateUtc="2025-06-10T03:00:00Z">
        <w:r>
          <w:t>“</w:t>
        </w:r>
      </w:ins>
      <w:ins w:id="160" w:author="PHAM DUY NGUYEN" w:date="2025-06-10T11:29:00Z" w16du:dateUtc="2025-06-10T04:29:00Z">
        <w:r w:rsidR="00630DFD" w:rsidRPr="00630DFD">
          <w:rPr>
            <w:b/>
            <w:bCs/>
            <w:i/>
            <w:iCs/>
            <w:rPrChange w:id="161" w:author="PHAM DUY NGUYEN" w:date="2025-06-10T11:29:00Z" w16du:dateUtc="2025-06-10T04:29:00Z">
              <w:rPr/>
            </w:rPrChange>
          </w:rPr>
          <w:t>TopWordCount</w:t>
        </w:r>
        <w:r w:rsidR="00630DFD">
          <w:t>”</w:t>
        </w:r>
        <w:r w:rsidR="00630DFD" w:rsidRPr="00630DFD">
          <w:t xml:space="preserve"> is the driver for the second</w:t>
        </w:r>
      </w:ins>
      <w:r w:rsidR="00665D47">
        <w:t xml:space="preserve"> MapReduce</w:t>
      </w:r>
      <w:ins w:id="162" w:author="PHAM DUY NGUYEN" w:date="2025-06-10T11:29:00Z" w16du:dateUtc="2025-06-10T04:29:00Z">
        <w:r w:rsidR="00630DFD" w:rsidRPr="00630DFD">
          <w:t xml:space="preserve"> job. It reads the output from the first job, swaps the key-value pair</w:t>
        </w:r>
      </w:ins>
      <w:r w:rsidR="004A5ECF">
        <w:t xml:space="preserve"> and</w:t>
      </w:r>
      <w:r w:rsidR="00A568D5">
        <w:t xml:space="preserve"> </w:t>
      </w:r>
      <w:ins w:id="163" w:author="PHAM DUY NGUYEN" w:date="2025-06-10T11:29:00Z" w16du:dateUtc="2025-06-10T04:29:00Z">
        <w:r w:rsidR="00A568D5" w:rsidRPr="00630DFD">
          <w:t xml:space="preserve">applies descending sort </w:t>
        </w:r>
        <w:r w:rsidR="00630DFD" w:rsidRPr="00630DFD">
          <w:t xml:space="preserve">using </w:t>
        </w:r>
      </w:ins>
      <w:r w:rsidR="004A5ECF">
        <w:t>“</w:t>
      </w:r>
      <w:ins w:id="164" w:author="PHAM DUY NGUYEN" w:date="2025-06-10T11:29:00Z" w16du:dateUtc="2025-06-10T04:29:00Z">
        <w:r w:rsidR="00630DFD" w:rsidRPr="004A5ECF">
          <w:rPr>
            <w:b/>
            <w:bCs/>
            <w:i/>
            <w:iCs/>
          </w:rPr>
          <w:t>TopWordMapper</w:t>
        </w:r>
      </w:ins>
      <w:r w:rsidR="004A5ECF">
        <w:t>”</w:t>
      </w:r>
      <w:ins w:id="165" w:author="PHAM DUY NGUYEN" w:date="2025-06-10T11:29:00Z" w16du:dateUtc="2025-06-10T04:29:00Z">
        <w:r w:rsidR="00630DFD" w:rsidRPr="00630DFD">
          <w:t>, and invokes the reducer to produce the final top-2 and single-count word statistics</w:t>
        </w:r>
        <w:r w:rsidR="00630DFD">
          <w:t>.</w:t>
        </w:r>
      </w:ins>
    </w:p>
    <w:p w14:paraId="5A954A45" w14:textId="2CD0F916" w:rsidR="00C017BB" w:rsidRDefault="00F44BD5">
      <w:pPr>
        <w:spacing w:before="111" w:line="242" w:lineRule="auto"/>
        <w:ind w:right="123"/>
        <w:jc w:val="both"/>
        <w:pPrChange w:id="166" w:author="PHAM DUY NGUYEN" w:date="2025-06-10T10:54:00Z" w16du:dateUtc="2025-06-10T03:54:00Z">
          <w:pPr>
            <w:pStyle w:val="ListParagraph"/>
            <w:spacing w:before="111" w:line="242" w:lineRule="auto"/>
            <w:ind w:left="644" w:right="123" w:firstLine="0"/>
            <w:jc w:val="both"/>
          </w:pPr>
        </w:pPrChange>
      </w:pPr>
      <w:r w:rsidRPr="00F44BD5">
        <w:rPr>
          <w:noProof/>
        </w:rPr>
        <w:drawing>
          <wp:inline distT="0" distB="0" distL="0" distR="0" wp14:anchorId="67F08433" wp14:editId="31F2CA74">
            <wp:extent cx="5745480" cy="3088640"/>
            <wp:effectExtent l="0" t="0" r="7620" b="0"/>
            <wp:docPr id="110793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38390" name=""/>
                    <pic:cNvPicPr/>
                  </pic:nvPicPr>
                  <pic:blipFill>
                    <a:blip r:embed="rId25"/>
                    <a:stretch>
                      <a:fillRect/>
                    </a:stretch>
                  </pic:blipFill>
                  <pic:spPr>
                    <a:xfrm>
                      <a:off x="0" y="0"/>
                      <a:ext cx="5745480" cy="3088640"/>
                    </a:xfrm>
                    <a:prstGeom prst="rect">
                      <a:avLst/>
                    </a:prstGeom>
                  </pic:spPr>
                </pic:pic>
              </a:graphicData>
            </a:graphic>
          </wp:inline>
        </w:drawing>
      </w:r>
    </w:p>
    <w:p w14:paraId="3A1D4C65" w14:textId="7D2803B4" w:rsidR="00C017BB" w:rsidRDefault="004A5ECF">
      <w:pPr>
        <w:spacing w:before="111" w:line="242" w:lineRule="auto"/>
        <w:ind w:right="123"/>
        <w:jc w:val="both"/>
      </w:pPr>
      <w:r w:rsidRPr="004A5ECF">
        <w:rPr>
          <w:noProof/>
        </w:rPr>
        <w:lastRenderedPageBreak/>
        <w:drawing>
          <wp:inline distT="0" distB="0" distL="0" distR="0" wp14:anchorId="032319E3" wp14:editId="293577B0">
            <wp:extent cx="5745480" cy="3096895"/>
            <wp:effectExtent l="0" t="0" r="7620" b="8255"/>
            <wp:docPr id="79670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05207" name=""/>
                    <pic:cNvPicPr/>
                  </pic:nvPicPr>
                  <pic:blipFill>
                    <a:blip r:embed="rId26"/>
                    <a:stretch>
                      <a:fillRect/>
                    </a:stretch>
                  </pic:blipFill>
                  <pic:spPr>
                    <a:xfrm>
                      <a:off x="0" y="0"/>
                      <a:ext cx="5745480" cy="3096895"/>
                    </a:xfrm>
                    <a:prstGeom prst="rect">
                      <a:avLst/>
                    </a:prstGeom>
                  </pic:spPr>
                </pic:pic>
              </a:graphicData>
            </a:graphic>
          </wp:inline>
        </w:drawing>
      </w:r>
    </w:p>
    <w:p w14:paraId="14186E92" w14:textId="14F699A9" w:rsidR="00C017BB" w:rsidRDefault="009639B6">
      <w:pPr>
        <w:spacing w:before="111" w:line="242" w:lineRule="auto"/>
        <w:ind w:right="123"/>
        <w:jc w:val="both"/>
        <w:pPrChange w:id="167" w:author="PHAM DUY NGUYEN" w:date="2025-06-10T10:54:00Z" w16du:dateUtc="2025-06-10T03:54:00Z">
          <w:pPr>
            <w:pStyle w:val="ListParagraph"/>
            <w:spacing w:before="111" w:line="242" w:lineRule="auto"/>
            <w:ind w:left="644" w:right="123" w:firstLine="0"/>
            <w:jc w:val="both"/>
          </w:pPr>
        </w:pPrChange>
      </w:pPr>
      <w:r w:rsidRPr="009639B6">
        <w:rPr>
          <w:noProof/>
        </w:rPr>
        <w:drawing>
          <wp:inline distT="0" distB="0" distL="0" distR="0" wp14:anchorId="5371B499" wp14:editId="70654594">
            <wp:extent cx="5745480" cy="1434465"/>
            <wp:effectExtent l="0" t="0" r="7620" b="0"/>
            <wp:docPr id="121781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11834" name=""/>
                    <pic:cNvPicPr/>
                  </pic:nvPicPr>
                  <pic:blipFill>
                    <a:blip r:embed="rId27"/>
                    <a:stretch>
                      <a:fillRect/>
                    </a:stretch>
                  </pic:blipFill>
                  <pic:spPr>
                    <a:xfrm>
                      <a:off x="0" y="0"/>
                      <a:ext cx="5745480" cy="1434465"/>
                    </a:xfrm>
                    <a:prstGeom prst="rect">
                      <a:avLst/>
                    </a:prstGeom>
                  </pic:spPr>
                </pic:pic>
              </a:graphicData>
            </a:graphic>
          </wp:inline>
        </w:drawing>
      </w:r>
    </w:p>
    <w:p w14:paraId="1CCB1C4F" w14:textId="12B4D5C0" w:rsidR="00C017BB" w:rsidRDefault="007B170F">
      <w:pPr>
        <w:pStyle w:val="ListParagraph"/>
        <w:spacing w:before="111" w:line="242" w:lineRule="auto"/>
        <w:ind w:left="644" w:right="123" w:firstLine="0"/>
        <w:jc w:val="center"/>
        <w:rPr>
          <w:ins w:id="168" w:author="PHAM DUY NGUYEN" w:date="2025-06-10T23:33:00Z" w16du:dateUtc="2025-06-10T16:33:00Z"/>
        </w:rPr>
      </w:pPr>
      <w:ins w:id="169" w:author="PHAM DUY NGUYEN" w:date="2025-06-10T10:15:00Z" w16du:dateUtc="2025-06-10T03:15:00Z">
        <w:r w:rsidRPr="003623E9">
          <w:rPr>
            <w:b/>
            <w:bCs/>
            <w:rPrChange w:id="170" w:author="PHAM DUY NGUYEN" w:date="2025-06-10T11:06:00Z" w16du:dateUtc="2025-06-10T04:06:00Z">
              <w:rPr/>
            </w:rPrChange>
          </w:rPr>
          <w:t xml:space="preserve">Figure </w:t>
        </w:r>
      </w:ins>
      <w:r w:rsidR="00EB620B">
        <w:rPr>
          <w:b/>
          <w:bCs/>
        </w:rPr>
        <w:t>6</w:t>
      </w:r>
      <w:ins w:id="171" w:author="PHAM DUY NGUYEN" w:date="2025-06-10T10:15:00Z" w16du:dateUtc="2025-06-10T03:15:00Z">
        <w:r w:rsidRPr="003623E9">
          <w:rPr>
            <w:b/>
            <w:bCs/>
            <w:rPrChange w:id="172" w:author="PHAM DUY NGUYEN" w:date="2025-06-10T11:06:00Z" w16du:dateUtc="2025-06-10T04:06:00Z">
              <w:rPr/>
            </w:rPrChange>
          </w:rPr>
          <w:t>.</w:t>
        </w:r>
        <w:r>
          <w:t xml:space="preserve"> </w:t>
        </w:r>
      </w:ins>
      <w:ins w:id="173" w:author="PHAM DUY NGUYEN" w:date="2025-06-10T11:30:00Z" w16du:dateUtc="2025-06-10T04:30:00Z">
        <w:r w:rsidR="00630DFD" w:rsidRPr="00630DFD">
          <w:t>Driver class for Job 2 – Setup for sorting and result extraction</w:t>
        </w:r>
      </w:ins>
      <w:ins w:id="174" w:author="PHAM DUY NGUYEN" w:date="2025-06-10T10:15:00Z" w16du:dateUtc="2025-06-10T03:15:00Z">
        <w:r>
          <w:t>.</w:t>
        </w:r>
      </w:ins>
    </w:p>
    <w:p w14:paraId="46A454AB" w14:textId="77777777" w:rsidR="008E21FE" w:rsidRDefault="008E21FE" w:rsidP="008E21FE">
      <w:pPr>
        <w:pStyle w:val="ListParagraph"/>
        <w:spacing w:before="111" w:line="242" w:lineRule="auto"/>
        <w:ind w:left="644" w:right="123" w:firstLine="0"/>
        <w:rPr>
          <w:ins w:id="175" w:author="PHAM DUY NGUYEN" w:date="2025-06-10T23:33:00Z" w16du:dateUtc="2025-06-10T16:33:00Z"/>
        </w:rPr>
      </w:pPr>
    </w:p>
    <w:p w14:paraId="00E6C9B0" w14:textId="5DFF8879" w:rsidR="003251BF" w:rsidRDefault="00BA50B4" w:rsidP="003251BF">
      <w:pPr>
        <w:spacing w:before="111" w:line="242" w:lineRule="auto"/>
        <w:ind w:right="123"/>
      </w:pPr>
      <w:r>
        <w:rPr>
          <w:b/>
          <w:bCs/>
          <w:i/>
          <w:iCs/>
        </w:rPr>
        <w:t>(*)</w:t>
      </w:r>
      <w:ins w:id="176" w:author="PHAM DUY NGUYEN" w:date="2025-06-10T23:34:00Z" w16du:dateUtc="2025-06-10T16:34:00Z">
        <w:r w:rsidR="008E21FE" w:rsidRPr="00297260">
          <w:rPr>
            <w:b/>
            <w:bCs/>
            <w:i/>
            <w:iCs/>
            <w:rPrChange w:id="177" w:author="PHAM DUY NGUYEN" w:date="2025-06-10T23:36:00Z" w16du:dateUtc="2025-06-10T16:36:00Z">
              <w:rPr/>
            </w:rPrChange>
          </w:rPr>
          <w:t>Additional MapReduce Implementation:</w:t>
        </w:r>
        <w:r w:rsidR="008E21FE" w:rsidRPr="008E21FE">
          <w:t xml:space="preserve"> </w:t>
        </w:r>
        <w:r w:rsidR="003251BF" w:rsidRPr="008E21FE">
          <w:t>Counting Terms</w:t>
        </w:r>
      </w:ins>
      <w:r w:rsidR="00A076DB">
        <w:t xml:space="preserve"> that</w:t>
      </w:r>
      <w:r w:rsidR="003251BF">
        <w:t xml:space="preserve"> start with all upper-case letters</w:t>
      </w:r>
      <w:r w:rsidR="00286EBB">
        <w:t xml:space="preserve"> and follow by the lower-case letters </w:t>
      </w:r>
      <w:ins w:id="178" w:author="PHAM DUY NGUYEN" w:date="2025-06-10T23:34:00Z" w16du:dateUtc="2025-06-10T16:34:00Z">
        <w:r w:rsidR="003251BF" w:rsidRPr="008E21FE">
          <w:t>Appearing Only Once in the Entire Document</w:t>
        </w:r>
      </w:ins>
      <w:r w:rsidR="003251BF">
        <w:t xml:space="preserve">: </w:t>
      </w:r>
    </w:p>
    <w:p w14:paraId="0AA18DE5" w14:textId="5E55B674" w:rsidR="00C017BB" w:rsidRDefault="00297260" w:rsidP="003251BF">
      <w:pPr>
        <w:spacing w:before="111" w:line="242" w:lineRule="auto"/>
        <w:ind w:right="123" w:firstLine="720"/>
        <w:rPr>
          <w:ins w:id="179" w:author="PHAM DUY NGUYEN" w:date="2025-06-10T23:36:00Z" w16du:dateUtc="2025-06-10T16:36:00Z"/>
        </w:rPr>
      </w:pPr>
      <w:ins w:id="180" w:author="PHAM DUY NGUYEN" w:date="2025-06-10T23:35:00Z" w16du:dateUtc="2025-06-10T16:35:00Z">
        <w:r w:rsidRPr="00297260">
          <w:t>To handle the task of counting how many terms</w:t>
        </w:r>
      </w:ins>
      <w:r w:rsidR="00711AA4">
        <w:t xml:space="preserve"> that start with all upper-case letters</w:t>
      </w:r>
      <w:r w:rsidR="00286EBB">
        <w:t xml:space="preserve"> and follow by the lower-case letters</w:t>
      </w:r>
      <w:ins w:id="181" w:author="PHAM DUY NGUYEN" w:date="2025-06-10T23:35:00Z" w16du:dateUtc="2025-06-10T16:35:00Z">
        <w:r w:rsidRPr="00297260">
          <w:t xml:space="preserve"> appear only once in the entire dataset</w:t>
        </w:r>
        <w:r>
          <w:t xml:space="preserve">, </w:t>
        </w:r>
        <w:r w:rsidRPr="00297260">
          <w:t>an additional MapReduce workflow is implemented. This process uses two MapReduce jobs:</w:t>
        </w:r>
      </w:ins>
    </w:p>
    <w:p w14:paraId="2DAF2896" w14:textId="17F81D0F" w:rsidR="00297260" w:rsidRDefault="00297260" w:rsidP="00297260">
      <w:pPr>
        <w:spacing w:before="111" w:line="242" w:lineRule="auto"/>
        <w:ind w:right="123"/>
        <w:jc w:val="both"/>
        <w:rPr>
          <w:ins w:id="182" w:author="PHAM DUY NGUYEN" w:date="2025-06-10T23:37:00Z" w16du:dateUtc="2025-06-10T16:37:00Z"/>
        </w:rPr>
      </w:pPr>
      <w:ins w:id="183" w:author="PHAM DUY NGUYEN" w:date="2025-06-10T23:36:00Z" w16du:dateUtc="2025-06-10T16:36:00Z">
        <w:r>
          <w:tab/>
        </w:r>
        <w:r w:rsidRPr="00297260">
          <w:rPr>
            <w:b/>
            <w:bCs/>
          </w:rPr>
          <w:t>First Job:</w:t>
        </w:r>
        <w:r w:rsidRPr="00297260">
          <w:t xml:space="preserve"> Word Frequency</w:t>
        </w:r>
        <w:r>
          <w:t xml:space="preserve">: </w:t>
        </w:r>
        <w:r w:rsidRPr="00297260">
          <w:t xml:space="preserve">The first job uses a mapper that emits all words </w:t>
        </w:r>
      </w:ins>
      <w:r w:rsidR="00286EBB">
        <w:t xml:space="preserve">that satisfy the regular expression </w:t>
      </w:r>
      <w:r w:rsidR="00286EBB" w:rsidRPr="00286EBB">
        <w:rPr>
          <w:i/>
          <w:iCs/>
        </w:rPr>
        <w:t>“\\b[A-Z][a-z]+\\b</w:t>
      </w:r>
      <w:r w:rsidR="00286EBB">
        <w:t>”</w:t>
      </w:r>
      <w:ins w:id="184" w:author="PHAM DUY NGUYEN" w:date="2025-06-10T23:36:00Z" w16du:dateUtc="2025-06-10T16:36:00Z">
        <w:r w:rsidRPr="00297260">
          <w:t>. The reducer then sums up the total frequency of each word.</w:t>
        </w:r>
      </w:ins>
    </w:p>
    <w:p w14:paraId="321CE86C" w14:textId="128767BF" w:rsidR="00297260" w:rsidRDefault="00286EBB" w:rsidP="00297260">
      <w:pPr>
        <w:spacing w:before="111" w:line="242" w:lineRule="auto"/>
        <w:ind w:right="123"/>
        <w:jc w:val="both"/>
      </w:pPr>
      <w:r w:rsidRPr="00286EBB">
        <w:rPr>
          <w:noProof/>
        </w:rPr>
        <w:lastRenderedPageBreak/>
        <w:drawing>
          <wp:inline distT="0" distB="0" distL="0" distR="0" wp14:anchorId="6FA3D2B1" wp14:editId="2DEA187C">
            <wp:extent cx="5745480" cy="3474085"/>
            <wp:effectExtent l="0" t="0" r="7620" b="0"/>
            <wp:docPr id="211827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71451" name=""/>
                    <pic:cNvPicPr/>
                  </pic:nvPicPr>
                  <pic:blipFill>
                    <a:blip r:embed="rId28"/>
                    <a:stretch>
                      <a:fillRect/>
                    </a:stretch>
                  </pic:blipFill>
                  <pic:spPr>
                    <a:xfrm>
                      <a:off x="0" y="0"/>
                      <a:ext cx="5745480" cy="3474085"/>
                    </a:xfrm>
                    <a:prstGeom prst="rect">
                      <a:avLst/>
                    </a:prstGeom>
                  </pic:spPr>
                </pic:pic>
              </a:graphicData>
            </a:graphic>
          </wp:inline>
        </w:drawing>
      </w:r>
    </w:p>
    <w:p w14:paraId="671C9386" w14:textId="12808729" w:rsidR="00286EBB" w:rsidRDefault="00286EBB" w:rsidP="00297260">
      <w:pPr>
        <w:spacing w:before="111" w:line="242" w:lineRule="auto"/>
        <w:ind w:right="123"/>
        <w:jc w:val="both"/>
        <w:rPr>
          <w:ins w:id="185" w:author="PHAM DUY NGUYEN" w:date="2025-06-10T23:37:00Z" w16du:dateUtc="2025-06-10T16:37:00Z"/>
        </w:rPr>
      </w:pPr>
      <w:r w:rsidRPr="00286EBB">
        <w:rPr>
          <w:noProof/>
        </w:rPr>
        <w:drawing>
          <wp:inline distT="0" distB="0" distL="0" distR="0" wp14:anchorId="67CDECCF" wp14:editId="75D8262A">
            <wp:extent cx="5745480" cy="2087880"/>
            <wp:effectExtent l="0" t="0" r="7620" b="7620"/>
            <wp:docPr id="69967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70981" name=""/>
                    <pic:cNvPicPr/>
                  </pic:nvPicPr>
                  <pic:blipFill>
                    <a:blip r:embed="rId29"/>
                    <a:stretch>
                      <a:fillRect/>
                    </a:stretch>
                  </pic:blipFill>
                  <pic:spPr>
                    <a:xfrm>
                      <a:off x="0" y="0"/>
                      <a:ext cx="5745480" cy="2087880"/>
                    </a:xfrm>
                    <a:prstGeom prst="rect">
                      <a:avLst/>
                    </a:prstGeom>
                  </pic:spPr>
                </pic:pic>
              </a:graphicData>
            </a:graphic>
          </wp:inline>
        </w:drawing>
      </w:r>
    </w:p>
    <w:p w14:paraId="11AD1099" w14:textId="1417D1F1" w:rsidR="00297260" w:rsidRDefault="00297260" w:rsidP="00297260">
      <w:pPr>
        <w:spacing w:before="111" w:line="242" w:lineRule="auto"/>
        <w:ind w:right="123"/>
        <w:jc w:val="center"/>
      </w:pPr>
      <w:ins w:id="186" w:author="PHAM DUY NGUYEN" w:date="2025-06-10T23:38:00Z" w16du:dateUtc="2025-06-10T16:38:00Z">
        <w:r w:rsidRPr="00BA50B4">
          <w:rPr>
            <w:b/>
            <w:bCs/>
          </w:rPr>
          <w:t>Figure</w:t>
        </w:r>
      </w:ins>
      <w:r w:rsidR="00BA50B4" w:rsidRPr="00BA50B4">
        <w:rPr>
          <w:b/>
          <w:bCs/>
        </w:rPr>
        <w:t xml:space="preserve"> </w:t>
      </w:r>
      <w:r w:rsidR="00EB620B">
        <w:rPr>
          <w:b/>
          <w:bCs/>
        </w:rPr>
        <w:t>7</w:t>
      </w:r>
      <w:ins w:id="187" w:author="PHAM DUY NGUYEN" w:date="2025-06-10T23:38:00Z" w16du:dateUtc="2025-06-10T16:38:00Z">
        <w:r w:rsidRPr="00BA50B4">
          <w:rPr>
            <w:b/>
            <w:bCs/>
          </w:rPr>
          <w:t>.</w:t>
        </w:r>
        <w:r>
          <w:t xml:space="preserve"> The mapper class for e</w:t>
        </w:r>
        <w:r w:rsidRPr="00297260">
          <w:t>mit</w:t>
        </w:r>
        <w:r>
          <w:t>ting</w:t>
        </w:r>
        <w:r w:rsidRPr="00297260">
          <w:t xml:space="preserve"> every word in the document with</w:t>
        </w:r>
      </w:ins>
      <w:r w:rsidR="00283479">
        <w:t xml:space="preserve"> a</w:t>
      </w:r>
      <w:ins w:id="188" w:author="PHAM DUY NGUYEN" w:date="2025-06-10T23:38:00Z" w16du:dateUtc="2025-06-10T16:38:00Z">
        <w:r w:rsidRPr="00297260">
          <w:t xml:space="preserve"> frequency 1</w:t>
        </w:r>
      </w:ins>
      <w:r>
        <w:t>.</w:t>
      </w:r>
    </w:p>
    <w:p w14:paraId="05AC5D29" w14:textId="77777777" w:rsidR="00F47AD5" w:rsidRDefault="00F47AD5" w:rsidP="00297260">
      <w:pPr>
        <w:spacing w:before="111" w:line="242" w:lineRule="auto"/>
        <w:ind w:right="123"/>
        <w:jc w:val="center"/>
      </w:pPr>
    </w:p>
    <w:p w14:paraId="44C93F72" w14:textId="036ED929" w:rsidR="00297260" w:rsidRDefault="00297260" w:rsidP="00297260">
      <w:pPr>
        <w:spacing w:before="111" w:line="242" w:lineRule="auto"/>
        <w:ind w:right="123"/>
        <w:jc w:val="center"/>
      </w:pPr>
      <w:r w:rsidRPr="00297260">
        <w:rPr>
          <w:noProof/>
        </w:rPr>
        <w:lastRenderedPageBreak/>
        <w:drawing>
          <wp:inline distT="0" distB="0" distL="0" distR="0" wp14:anchorId="4E8DB7DC" wp14:editId="2F55D0DB">
            <wp:extent cx="5745480" cy="3101340"/>
            <wp:effectExtent l="0" t="0" r="7620" b="3810"/>
            <wp:docPr id="1643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391" name=""/>
                    <pic:cNvPicPr/>
                  </pic:nvPicPr>
                  <pic:blipFill>
                    <a:blip r:embed="rId30"/>
                    <a:stretch>
                      <a:fillRect/>
                    </a:stretch>
                  </pic:blipFill>
                  <pic:spPr>
                    <a:xfrm>
                      <a:off x="0" y="0"/>
                      <a:ext cx="5745480" cy="3101340"/>
                    </a:xfrm>
                    <a:prstGeom prst="rect">
                      <a:avLst/>
                    </a:prstGeom>
                  </pic:spPr>
                </pic:pic>
              </a:graphicData>
            </a:graphic>
          </wp:inline>
        </w:drawing>
      </w:r>
    </w:p>
    <w:p w14:paraId="7D4C1DB5" w14:textId="6F45552F" w:rsidR="00297260" w:rsidRDefault="00297260" w:rsidP="00297260">
      <w:pPr>
        <w:spacing w:before="111" w:line="242" w:lineRule="auto"/>
        <w:ind w:right="123"/>
        <w:jc w:val="center"/>
      </w:pPr>
      <w:r w:rsidRPr="00BA50B4">
        <w:rPr>
          <w:b/>
          <w:bCs/>
        </w:rPr>
        <w:t>Figure</w:t>
      </w:r>
      <w:r w:rsidR="00BA50B4" w:rsidRPr="00BA50B4">
        <w:rPr>
          <w:b/>
          <w:bCs/>
        </w:rPr>
        <w:t xml:space="preserve"> </w:t>
      </w:r>
      <w:r w:rsidR="00EB620B">
        <w:rPr>
          <w:b/>
          <w:bCs/>
        </w:rPr>
        <w:t>8</w:t>
      </w:r>
      <w:r w:rsidRPr="00BA50B4">
        <w:rPr>
          <w:b/>
          <w:bCs/>
        </w:rPr>
        <w:t>.</w:t>
      </w:r>
      <w:r>
        <w:t xml:space="preserve"> The reducer class for aggregating word counts from the first job.</w:t>
      </w:r>
    </w:p>
    <w:p w14:paraId="05042D90" w14:textId="6AAE5D9D" w:rsidR="00297260" w:rsidRDefault="00297260" w:rsidP="00297260">
      <w:pPr>
        <w:spacing w:before="111" w:line="242" w:lineRule="auto"/>
        <w:ind w:right="123" w:firstLine="644"/>
      </w:pPr>
      <w:r w:rsidRPr="00297260">
        <w:rPr>
          <w:b/>
          <w:bCs/>
        </w:rPr>
        <w:t>Second Job:</w:t>
      </w:r>
      <w:r w:rsidRPr="00297260">
        <w:t xml:space="preserve"> Counting Single-Occurrence Terms</w:t>
      </w:r>
      <w:r>
        <w:t xml:space="preserve">: </w:t>
      </w:r>
      <w:r w:rsidRPr="00297260">
        <w:t>The second job reads the output of the first and emits (count, 1) pairs. The reducer filters for count == 1 and sums the total number of unique words that appeared exactly once.</w:t>
      </w:r>
    </w:p>
    <w:p w14:paraId="42CD2922" w14:textId="57B05AB8" w:rsidR="00297260" w:rsidRDefault="00297260" w:rsidP="00297260">
      <w:pPr>
        <w:spacing w:before="111" w:line="242" w:lineRule="auto"/>
        <w:ind w:right="123"/>
      </w:pPr>
      <w:r w:rsidRPr="00297260">
        <w:rPr>
          <w:noProof/>
        </w:rPr>
        <w:drawing>
          <wp:inline distT="0" distB="0" distL="0" distR="0" wp14:anchorId="239517F1" wp14:editId="26F05B70">
            <wp:extent cx="5745480" cy="3091180"/>
            <wp:effectExtent l="0" t="0" r="7620" b="0"/>
            <wp:docPr id="94792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29419" name=""/>
                    <pic:cNvPicPr/>
                  </pic:nvPicPr>
                  <pic:blipFill>
                    <a:blip r:embed="rId31"/>
                    <a:stretch>
                      <a:fillRect/>
                    </a:stretch>
                  </pic:blipFill>
                  <pic:spPr>
                    <a:xfrm>
                      <a:off x="0" y="0"/>
                      <a:ext cx="5745480" cy="3091180"/>
                    </a:xfrm>
                    <a:prstGeom prst="rect">
                      <a:avLst/>
                    </a:prstGeom>
                  </pic:spPr>
                </pic:pic>
              </a:graphicData>
            </a:graphic>
          </wp:inline>
        </w:drawing>
      </w:r>
    </w:p>
    <w:p w14:paraId="60F321BA" w14:textId="7ADDC451" w:rsidR="00297260" w:rsidRDefault="00297260" w:rsidP="00297260">
      <w:pPr>
        <w:spacing w:before="111" w:line="242" w:lineRule="auto"/>
        <w:ind w:right="123"/>
        <w:jc w:val="center"/>
      </w:pPr>
      <w:r w:rsidRPr="00BA50B4">
        <w:rPr>
          <w:b/>
          <w:bCs/>
        </w:rPr>
        <w:t>Figure</w:t>
      </w:r>
      <w:r w:rsidR="00BA50B4" w:rsidRPr="00BA50B4">
        <w:rPr>
          <w:b/>
          <w:bCs/>
        </w:rPr>
        <w:t xml:space="preserve"> </w:t>
      </w:r>
      <w:r w:rsidR="00EB620B">
        <w:rPr>
          <w:b/>
          <w:bCs/>
        </w:rPr>
        <w:t>9</w:t>
      </w:r>
      <w:r w:rsidRPr="00BA50B4">
        <w:rPr>
          <w:b/>
          <w:bCs/>
        </w:rPr>
        <w:t>.</w:t>
      </w:r>
      <w:r>
        <w:t xml:space="preserve"> The mapper class for parsing (word, count) lines and emits (count, 1).</w:t>
      </w:r>
    </w:p>
    <w:p w14:paraId="5415D5CA" w14:textId="77777777" w:rsidR="00F47AD5" w:rsidRDefault="00F47AD5" w:rsidP="00297260">
      <w:pPr>
        <w:spacing w:before="111" w:line="242" w:lineRule="auto"/>
        <w:ind w:right="123"/>
        <w:jc w:val="center"/>
      </w:pPr>
    </w:p>
    <w:p w14:paraId="038F63FB" w14:textId="48969553" w:rsidR="00297260" w:rsidRDefault="0047002D" w:rsidP="00297260">
      <w:pPr>
        <w:spacing w:before="111" w:line="242" w:lineRule="auto"/>
        <w:ind w:right="123"/>
        <w:jc w:val="center"/>
      </w:pPr>
      <w:r w:rsidRPr="0047002D">
        <w:lastRenderedPageBreak/>
        <w:drawing>
          <wp:inline distT="0" distB="0" distL="0" distR="0" wp14:anchorId="53EB71A9" wp14:editId="5311CCD3">
            <wp:extent cx="5745480" cy="3242945"/>
            <wp:effectExtent l="0" t="0" r="7620" b="0"/>
            <wp:docPr id="24235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56575" name=""/>
                    <pic:cNvPicPr/>
                  </pic:nvPicPr>
                  <pic:blipFill>
                    <a:blip r:embed="rId32"/>
                    <a:stretch>
                      <a:fillRect/>
                    </a:stretch>
                  </pic:blipFill>
                  <pic:spPr>
                    <a:xfrm>
                      <a:off x="0" y="0"/>
                      <a:ext cx="5745480" cy="3242945"/>
                    </a:xfrm>
                    <a:prstGeom prst="rect">
                      <a:avLst/>
                    </a:prstGeom>
                  </pic:spPr>
                </pic:pic>
              </a:graphicData>
            </a:graphic>
          </wp:inline>
        </w:drawing>
      </w:r>
    </w:p>
    <w:p w14:paraId="2514C58B" w14:textId="761538CD" w:rsidR="00BA50B4" w:rsidRDefault="00BA50B4" w:rsidP="00297260">
      <w:pPr>
        <w:spacing w:before="111" w:line="242" w:lineRule="auto"/>
        <w:ind w:right="123"/>
        <w:jc w:val="center"/>
      </w:pPr>
      <w:r w:rsidRPr="00BA50B4">
        <w:rPr>
          <w:b/>
          <w:bCs/>
        </w:rPr>
        <w:t>Figure 1</w:t>
      </w:r>
      <w:r w:rsidR="00EB620B">
        <w:rPr>
          <w:b/>
          <w:bCs/>
        </w:rPr>
        <w:t>0</w:t>
      </w:r>
      <w:r w:rsidRPr="00BA50B4">
        <w:rPr>
          <w:b/>
          <w:bCs/>
        </w:rPr>
        <w:t>.</w:t>
      </w:r>
      <w:r>
        <w:t xml:space="preserve"> The reducer class to sum up</w:t>
      </w:r>
      <w:r w:rsidR="000A7F01">
        <w:t xml:space="preserve"> the</w:t>
      </w:r>
      <w:r>
        <w:t xml:space="preserve"> number of words with count = 1.</w:t>
      </w:r>
    </w:p>
    <w:p w14:paraId="74DFC51C" w14:textId="77777777" w:rsidR="0047002D" w:rsidRPr="008A0D8B" w:rsidRDefault="0047002D" w:rsidP="00297260">
      <w:pPr>
        <w:spacing w:before="111" w:line="242" w:lineRule="auto"/>
        <w:ind w:right="123"/>
        <w:jc w:val="center"/>
      </w:pPr>
    </w:p>
    <w:p w14:paraId="1C1AF7A3" w14:textId="2DB51142" w:rsidR="008A0D8B" w:rsidRPr="000F143B" w:rsidRDefault="002D73BA" w:rsidP="009B52DE">
      <w:pPr>
        <w:pStyle w:val="ListParagraph"/>
        <w:numPr>
          <w:ilvl w:val="0"/>
          <w:numId w:val="20"/>
        </w:numPr>
        <w:spacing w:before="111" w:line="242" w:lineRule="auto"/>
        <w:ind w:right="123"/>
        <w:jc w:val="both"/>
      </w:pPr>
      <w:r>
        <w:t>List all commands used in this assignment in order, as well as readable execution screenshots</w:t>
      </w:r>
      <w:r w:rsidRPr="00764DAD">
        <w:t xml:space="preserve"> with your name and student ID printed</w:t>
      </w:r>
      <w:r>
        <w:t xml:space="preserve"> from the driver code</w:t>
      </w:r>
      <w:r w:rsidRPr="00764DAD">
        <w:t>.</w:t>
      </w:r>
      <w:r>
        <w:t xml:space="preserve"> </w:t>
      </w:r>
      <w:r w:rsidR="008A0D8B" w:rsidRPr="00764DAD">
        <w:rPr>
          <w:b/>
          <w:bCs/>
        </w:rPr>
        <w:t>[</w:t>
      </w:r>
      <w:r w:rsidR="008B151F">
        <w:rPr>
          <w:b/>
          <w:bCs/>
        </w:rPr>
        <w:t>1</w:t>
      </w:r>
      <w:r w:rsidR="00CD6B07">
        <w:rPr>
          <w:b/>
          <w:bCs/>
        </w:rPr>
        <w:t>5</w:t>
      </w:r>
      <w:r w:rsidR="008A0D8B" w:rsidRPr="00764DAD">
        <w:rPr>
          <w:b/>
          <w:bCs/>
        </w:rPr>
        <w:t xml:space="preserve"> mark]</w:t>
      </w:r>
    </w:p>
    <w:p w14:paraId="0282EF0A" w14:textId="113C2562" w:rsidR="00A73780" w:rsidRPr="00A73780" w:rsidRDefault="00630DFD">
      <w:pPr>
        <w:spacing w:before="111" w:line="242" w:lineRule="auto"/>
        <w:ind w:right="123" w:firstLine="644"/>
        <w:jc w:val="both"/>
        <w:rPr>
          <w:rPrChange w:id="189" w:author="PHAM DUY NGUYEN" w:date="2025-06-10T10:11:00Z" w16du:dateUtc="2025-06-10T03:11:00Z">
            <w:rPr>
              <w:color w:val="00B0F0"/>
            </w:rPr>
          </w:rPrChange>
        </w:rPr>
        <w:pPrChange w:id="190" w:author="PHAM DUY NGUYEN" w:date="2025-06-10T11:06:00Z" w16du:dateUtc="2025-06-10T04:06:00Z">
          <w:pPr>
            <w:pStyle w:val="ListParagraph"/>
            <w:spacing w:before="111" w:line="242" w:lineRule="auto"/>
            <w:ind w:left="644" w:right="123" w:firstLine="0"/>
            <w:jc w:val="both"/>
          </w:pPr>
        </w:pPrChange>
      </w:pPr>
      <w:ins w:id="191" w:author="PHAM DUY NGUYEN" w:date="2025-06-10T11:31:00Z" w16du:dateUtc="2025-06-10T04:31:00Z">
        <w:r w:rsidRPr="00630DFD">
          <w:t xml:space="preserve">To begin, the Java classes are compiled by first navigating to their directory using the command </w:t>
        </w:r>
        <w:r>
          <w:t>“</w:t>
        </w:r>
        <w:r w:rsidRPr="00630DFD">
          <w:rPr>
            <w:i/>
            <w:iCs/>
            <w:rPrChange w:id="192" w:author="PHAM DUY NGUYEN" w:date="2025-06-10T11:31:00Z" w16du:dateUtc="2025-06-10T04:31:00Z">
              <w:rPr/>
            </w:rPrChange>
          </w:rPr>
          <w:t>cd workspace/Assignment1/src/stubs</w:t>
        </w:r>
        <w:r>
          <w:t>”</w:t>
        </w:r>
        <w:r w:rsidRPr="00630DFD">
          <w:t xml:space="preserve">. The command </w:t>
        </w:r>
        <w:r>
          <w:t>“</w:t>
        </w:r>
        <w:r w:rsidRPr="00630DFD">
          <w:rPr>
            <w:i/>
            <w:iCs/>
            <w:rPrChange w:id="193" w:author="PHAM DUY NGUYEN" w:date="2025-06-10T11:31:00Z" w16du:dateUtc="2025-06-10T04:31:00Z">
              <w:rPr/>
            </w:rPrChange>
          </w:rPr>
          <w:t>ls -alh</w:t>
        </w:r>
        <w:r>
          <w:t>”</w:t>
        </w:r>
        <w:r w:rsidRPr="00630DFD">
          <w:t xml:space="preserve"> is then used to verify that the required Java files are present in the directory. After confirming, the command </w:t>
        </w:r>
      </w:ins>
      <w:ins w:id="194" w:author="PHAM DUY NGUYEN" w:date="2025-06-10T11:32:00Z" w16du:dateUtc="2025-06-10T04:32:00Z">
        <w:r w:rsidR="00416336">
          <w:t>“</w:t>
        </w:r>
      </w:ins>
      <w:ins w:id="195" w:author="PHAM DUY NGUYEN" w:date="2025-06-10T11:31:00Z" w16du:dateUtc="2025-06-10T04:31:00Z">
        <w:r w:rsidRPr="00416336">
          <w:rPr>
            <w:i/>
            <w:iCs/>
            <w:rPrChange w:id="196" w:author="PHAM DUY NGUYEN" w:date="2025-06-10T11:32:00Z" w16du:dateUtc="2025-06-10T04:32:00Z">
              <w:rPr/>
            </w:rPrChange>
          </w:rPr>
          <w:t>cd ../</w:t>
        </w:r>
      </w:ins>
      <w:ins w:id="197" w:author="PHAM DUY NGUYEN" w:date="2025-06-10T11:32:00Z" w16du:dateUtc="2025-06-10T04:32:00Z">
        <w:r w:rsidR="00416336">
          <w:t>”</w:t>
        </w:r>
      </w:ins>
      <w:ins w:id="198" w:author="PHAM DUY NGUYEN" w:date="2025-06-10T11:31:00Z" w16du:dateUtc="2025-06-10T04:31:00Z">
        <w:r w:rsidRPr="00630DFD">
          <w:t xml:space="preserve"> is executed to return to the parent folder in preparation for the compilation step</w:t>
        </w:r>
      </w:ins>
      <w:ins w:id="199" w:author="PHAM DUY NGUYEN" w:date="2025-06-10T10:14:00Z" w16du:dateUtc="2025-06-10T03:14:00Z">
        <w:r w:rsidR="00A73780">
          <w:t>.</w:t>
        </w:r>
      </w:ins>
    </w:p>
    <w:p w14:paraId="41B16C50" w14:textId="0B2E2F7A" w:rsidR="000F143B" w:rsidRDefault="00F47AD5">
      <w:pPr>
        <w:spacing w:before="111" w:line="242" w:lineRule="auto"/>
        <w:ind w:right="123"/>
        <w:jc w:val="both"/>
        <w:pPrChange w:id="200" w:author="PHAM DUY NGUYEN" w:date="2025-06-10T10:54:00Z" w16du:dateUtc="2025-06-10T03:54:00Z">
          <w:pPr>
            <w:pStyle w:val="ListParagraph"/>
            <w:spacing w:before="111" w:line="242" w:lineRule="auto"/>
            <w:ind w:left="644" w:right="123" w:firstLine="0"/>
            <w:jc w:val="both"/>
          </w:pPr>
        </w:pPrChange>
      </w:pPr>
      <w:r w:rsidRPr="00F47AD5">
        <w:rPr>
          <w:noProof/>
        </w:rPr>
        <w:drawing>
          <wp:inline distT="0" distB="0" distL="0" distR="0" wp14:anchorId="30D9CCD8" wp14:editId="2E945283">
            <wp:extent cx="5745480" cy="2218055"/>
            <wp:effectExtent l="0" t="0" r="7620" b="0"/>
            <wp:docPr id="142181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16376" name=""/>
                    <pic:cNvPicPr/>
                  </pic:nvPicPr>
                  <pic:blipFill>
                    <a:blip r:embed="rId33"/>
                    <a:stretch>
                      <a:fillRect/>
                    </a:stretch>
                  </pic:blipFill>
                  <pic:spPr>
                    <a:xfrm>
                      <a:off x="0" y="0"/>
                      <a:ext cx="5745480" cy="2218055"/>
                    </a:xfrm>
                    <a:prstGeom prst="rect">
                      <a:avLst/>
                    </a:prstGeom>
                  </pic:spPr>
                </pic:pic>
              </a:graphicData>
            </a:graphic>
          </wp:inline>
        </w:drawing>
      </w:r>
      <w:r w:rsidRPr="00F47AD5" w:rsidDel="007B170F">
        <w:t xml:space="preserve"> </w:t>
      </w:r>
      <w:del w:id="201" w:author="PHAM DUY NGUYEN" w:date="2025-06-10T10:14:00Z" w16du:dateUtc="2025-06-10T03:14:00Z">
        <w:r w:rsidR="00521608" w:rsidRPr="00521608" w:rsidDel="007B170F">
          <w:rPr>
            <w:noProof/>
          </w:rPr>
          <w:drawing>
            <wp:inline distT="0" distB="0" distL="0" distR="0" wp14:anchorId="34477AB0" wp14:editId="6D93E9D4">
              <wp:extent cx="5745480" cy="1176655"/>
              <wp:effectExtent l="0" t="0" r="7620" b="4445"/>
              <wp:docPr id="146273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33468" name=""/>
                      <pic:cNvPicPr/>
                    </pic:nvPicPr>
                    <pic:blipFill>
                      <a:blip r:embed="rId34"/>
                      <a:stretch>
                        <a:fillRect/>
                      </a:stretch>
                    </pic:blipFill>
                    <pic:spPr>
                      <a:xfrm>
                        <a:off x="0" y="0"/>
                        <a:ext cx="5745480" cy="1176655"/>
                      </a:xfrm>
                      <a:prstGeom prst="rect">
                        <a:avLst/>
                      </a:prstGeom>
                    </pic:spPr>
                  </pic:pic>
                </a:graphicData>
              </a:graphic>
            </wp:inline>
          </w:drawing>
        </w:r>
      </w:del>
    </w:p>
    <w:p w14:paraId="00D1DF15" w14:textId="2730B8A7" w:rsidR="007B170F" w:rsidRDefault="007B170F">
      <w:pPr>
        <w:pStyle w:val="ListParagraph"/>
        <w:spacing w:before="111" w:line="242" w:lineRule="auto"/>
        <w:ind w:left="644" w:right="123" w:firstLine="0"/>
        <w:jc w:val="center"/>
        <w:rPr>
          <w:ins w:id="202" w:author="PHAM DUY NGUYEN" w:date="2025-06-10T10:16:00Z" w16du:dateUtc="2025-06-10T03:16:00Z"/>
        </w:rPr>
        <w:pPrChange w:id="203" w:author="PHAM DUY NGUYEN" w:date="2025-06-10T11:06:00Z" w16du:dateUtc="2025-06-10T04:06:00Z">
          <w:pPr>
            <w:pStyle w:val="ListParagraph"/>
            <w:spacing w:before="111" w:line="242" w:lineRule="auto"/>
            <w:ind w:left="644" w:right="123" w:firstLine="0"/>
            <w:jc w:val="both"/>
          </w:pPr>
        </w:pPrChange>
      </w:pPr>
      <w:ins w:id="204" w:author="PHAM DUY NGUYEN" w:date="2025-06-10T10:15:00Z" w16du:dateUtc="2025-06-10T03:15:00Z">
        <w:r w:rsidRPr="003623E9">
          <w:rPr>
            <w:b/>
            <w:bCs/>
            <w:rPrChange w:id="205" w:author="PHAM DUY NGUYEN" w:date="2025-06-10T11:06:00Z" w16du:dateUtc="2025-06-10T04:06:00Z">
              <w:rPr/>
            </w:rPrChange>
          </w:rPr>
          <w:t xml:space="preserve">Figure </w:t>
        </w:r>
      </w:ins>
      <w:r w:rsidR="00BA50B4">
        <w:rPr>
          <w:b/>
          <w:bCs/>
        </w:rPr>
        <w:t>1</w:t>
      </w:r>
      <w:r w:rsidR="00EB620B">
        <w:rPr>
          <w:b/>
          <w:bCs/>
        </w:rPr>
        <w:t>1</w:t>
      </w:r>
      <w:ins w:id="206" w:author="PHAM DUY NGUYEN" w:date="2025-06-10T10:15:00Z" w16du:dateUtc="2025-06-10T03:15:00Z">
        <w:r w:rsidRPr="003623E9">
          <w:rPr>
            <w:b/>
            <w:bCs/>
            <w:rPrChange w:id="207" w:author="PHAM DUY NGUYEN" w:date="2025-06-10T11:06:00Z" w16du:dateUtc="2025-06-10T04:06:00Z">
              <w:rPr/>
            </w:rPrChange>
          </w:rPr>
          <w:t>.</w:t>
        </w:r>
        <w:r>
          <w:t xml:space="preserve"> </w:t>
        </w:r>
      </w:ins>
      <w:ins w:id="208" w:author="PHAM DUY NGUYEN" w:date="2025-06-10T11:32:00Z" w16du:dateUtc="2025-06-10T04:32:00Z">
        <w:r w:rsidR="00416336">
          <w:t>The c</w:t>
        </w:r>
      </w:ins>
      <w:ins w:id="209" w:author="PHAM DUY NGUYEN" w:date="2025-06-10T10:15:00Z" w16du:dateUtc="2025-06-10T03:15:00Z">
        <w:r>
          <w:t>ommands for navigating and checking the Java class</w:t>
        </w:r>
      </w:ins>
      <w:ins w:id="210" w:author="PHAM DUY NGUYEN" w:date="2025-06-10T10:16:00Z" w16du:dateUtc="2025-06-10T03:16:00Z">
        <w:r>
          <w:t>es.</w:t>
        </w:r>
      </w:ins>
    </w:p>
    <w:p w14:paraId="2F4D4156" w14:textId="2A7D752B" w:rsidR="007B170F" w:rsidRDefault="00416336">
      <w:pPr>
        <w:spacing w:before="111" w:line="242" w:lineRule="auto"/>
        <w:ind w:right="123" w:firstLine="644"/>
        <w:jc w:val="both"/>
        <w:pPrChange w:id="211" w:author="PHAM DUY NGUYEN" w:date="2025-06-10T11:35:00Z" w16du:dateUtc="2025-06-10T04:35:00Z">
          <w:pPr>
            <w:pStyle w:val="ListParagraph"/>
            <w:spacing w:before="111" w:line="242" w:lineRule="auto"/>
            <w:ind w:left="644" w:right="123" w:firstLine="0"/>
            <w:jc w:val="both"/>
          </w:pPr>
        </w:pPrChange>
      </w:pPr>
      <w:ins w:id="212" w:author="PHAM DUY NGUYEN" w:date="2025-06-10T11:35:00Z" w16du:dateUtc="2025-06-10T04:35:00Z">
        <w:r>
          <w:t>Once inside the correct directory, the Java classes located in the “</w:t>
        </w:r>
        <w:r w:rsidRPr="00416336">
          <w:rPr>
            <w:i/>
            <w:iCs/>
            <w:rPrChange w:id="213" w:author="PHAM DUY NGUYEN" w:date="2025-06-10T11:36:00Z" w16du:dateUtc="2025-06-10T04:36:00Z">
              <w:rPr/>
            </w:rPrChange>
          </w:rPr>
          <w:t>stubs</w:t>
        </w:r>
        <w:r>
          <w:t>” folder are compiled using the command “</w:t>
        </w:r>
        <w:r w:rsidRPr="00416336">
          <w:rPr>
            <w:i/>
            <w:iCs/>
            <w:rPrChange w:id="214" w:author="PHAM DUY NGUYEN" w:date="2025-06-10T11:35:00Z" w16du:dateUtc="2025-06-10T04:35:00Z">
              <w:rPr/>
            </w:rPrChange>
          </w:rPr>
          <w:t>javac -classpath `hadoop classpath` stubs/*.java</w:t>
        </w:r>
        <w:r>
          <w:t>”</w:t>
        </w:r>
      </w:ins>
      <w:ins w:id="215" w:author="PHAM DUY NGUYEN" w:date="2025-06-10T10:17:00Z" w16du:dateUtc="2025-06-10T03:17:00Z">
        <w:r w:rsidR="007B170F">
          <w:t>.</w:t>
        </w:r>
      </w:ins>
    </w:p>
    <w:p w14:paraId="3A36D4C0" w14:textId="54C107BD" w:rsidR="00521608" w:rsidRDefault="00521608">
      <w:pPr>
        <w:spacing w:before="111" w:line="242" w:lineRule="auto"/>
        <w:ind w:right="123"/>
        <w:jc w:val="both"/>
        <w:rPr>
          <w:ins w:id="216" w:author="PHAM DUY NGUYEN" w:date="2025-06-10T10:17:00Z" w16du:dateUtc="2025-06-10T03:17:00Z"/>
        </w:rPr>
        <w:pPrChange w:id="217" w:author="PHAM DUY NGUYEN" w:date="2025-06-10T10:55:00Z" w16du:dateUtc="2025-06-10T03:55:00Z">
          <w:pPr>
            <w:pStyle w:val="ListParagraph"/>
            <w:spacing w:before="111" w:line="242" w:lineRule="auto"/>
            <w:ind w:left="644" w:right="123" w:firstLine="0"/>
            <w:jc w:val="both"/>
          </w:pPr>
        </w:pPrChange>
      </w:pPr>
      <w:r w:rsidRPr="00521608">
        <w:rPr>
          <w:noProof/>
        </w:rPr>
        <w:drawing>
          <wp:inline distT="0" distB="0" distL="0" distR="0" wp14:anchorId="0C52C703" wp14:editId="4861F023">
            <wp:extent cx="5745480" cy="1184910"/>
            <wp:effectExtent l="0" t="0" r="7620" b="0"/>
            <wp:docPr id="78008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83094" name=""/>
                    <pic:cNvPicPr/>
                  </pic:nvPicPr>
                  <pic:blipFill>
                    <a:blip r:embed="rId35"/>
                    <a:stretch>
                      <a:fillRect/>
                    </a:stretch>
                  </pic:blipFill>
                  <pic:spPr>
                    <a:xfrm>
                      <a:off x="0" y="0"/>
                      <a:ext cx="5745480" cy="1184910"/>
                    </a:xfrm>
                    <a:prstGeom prst="rect">
                      <a:avLst/>
                    </a:prstGeom>
                  </pic:spPr>
                </pic:pic>
              </a:graphicData>
            </a:graphic>
          </wp:inline>
        </w:drawing>
      </w:r>
    </w:p>
    <w:p w14:paraId="47196D8A" w14:textId="1713C043" w:rsidR="007B170F" w:rsidRDefault="007B170F">
      <w:pPr>
        <w:pStyle w:val="ListParagraph"/>
        <w:spacing w:before="111" w:line="242" w:lineRule="auto"/>
        <w:ind w:left="644" w:right="123" w:firstLine="0"/>
        <w:jc w:val="center"/>
        <w:rPr>
          <w:ins w:id="218" w:author="PHAM DUY NGUYEN" w:date="2025-06-10T10:18:00Z" w16du:dateUtc="2025-06-10T03:18:00Z"/>
        </w:rPr>
        <w:pPrChange w:id="219" w:author="PHAM DUY NGUYEN" w:date="2025-06-10T11:06:00Z" w16du:dateUtc="2025-06-10T04:06:00Z">
          <w:pPr>
            <w:pStyle w:val="ListParagraph"/>
            <w:spacing w:before="111" w:line="242" w:lineRule="auto"/>
            <w:ind w:left="644" w:right="123" w:firstLine="0"/>
            <w:jc w:val="both"/>
          </w:pPr>
        </w:pPrChange>
      </w:pPr>
      <w:ins w:id="220" w:author="PHAM DUY NGUYEN" w:date="2025-06-10T10:17:00Z" w16du:dateUtc="2025-06-10T03:17:00Z">
        <w:r w:rsidRPr="003623E9">
          <w:rPr>
            <w:b/>
            <w:bCs/>
            <w:rPrChange w:id="221" w:author="PHAM DUY NGUYEN" w:date="2025-06-10T11:06:00Z" w16du:dateUtc="2025-06-10T04:06:00Z">
              <w:rPr/>
            </w:rPrChange>
          </w:rPr>
          <w:lastRenderedPageBreak/>
          <w:t xml:space="preserve">Figure </w:t>
        </w:r>
      </w:ins>
      <w:r w:rsidR="00BA50B4">
        <w:rPr>
          <w:b/>
          <w:bCs/>
        </w:rPr>
        <w:t>1</w:t>
      </w:r>
      <w:r w:rsidR="00EB620B">
        <w:rPr>
          <w:b/>
          <w:bCs/>
        </w:rPr>
        <w:t>2</w:t>
      </w:r>
      <w:ins w:id="222" w:author="PHAM DUY NGUYEN" w:date="2025-06-10T10:17:00Z" w16du:dateUtc="2025-06-10T03:17:00Z">
        <w:r w:rsidRPr="003623E9">
          <w:rPr>
            <w:b/>
            <w:bCs/>
            <w:rPrChange w:id="223" w:author="PHAM DUY NGUYEN" w:date="2025-06-10T11:06:00Z" w16du:dateUtc="2025-06-10T04:06:00Z">
              <w:rPr/>
            </w:rPrChange>
          </w:rPr>
          <w:t>.</w:t>
        </w:r>
        <w:r>
          <w:t xml:space="preserve"> </w:t>
        </w:r>
      </w:ins>
      <w:ins w:id="224" w:author="PHAM DUY NGUYEN" w:date="2025-06-10T11:43:00Z" w16du:dateUtc="2025-06-10T04:43:00Z">
        <w:r w:rsidR="00771240">
          <w:t>The c</w:t>
        </w:r>
      </w:ins>
      <w:ins w:id="225" w:author="PHAM DUY NGUYEN" w:date="2025-06-10T10:17:00Z" w16du:dateUtc="2025-06-10T03:17:00Z">
        <w:r>
          <w:t xml:space="preserve">ommand for </w:t>
        </w:r>
      </w:ins>
      <w:ins w:id="226" w:author="PHAM DUY NGUYEN" w:date="2025-06-10T10:18:00Z" w16du:dateUtc="2025-06-10T03:18:00Z">
        <w:r>
          <w:t>compiling the Java classes.</w:t>
        </w:r>
      </w:ins>
    </w:p>
    <w:p w14:paraId="7A8D2D5A" w14:textId="15A1DA3F" w:rsidR="007B170F" w:rsidRDefault="00416336">
      <w:pPr>
        <w:spacing w:before="111" w:line="242" w:lineRule="auto"/>
        <w:ind w:right="123" w:firstLine="644"/>
        <w:jc w:val="both"/>
        <w:pPrChange w:id="227" w:author="PHAM DUY NGUYEN" w:date="2025-06-10T11:06:00Z" w16du:dateUtc="2025-06-10T04:06:00Z">
          <w:pPr>
            <w:pStyle w:val="ListParagraph"/>
            <w:spacing w:before="111" w:line="242" w:lineRule="auto"/>
            <w:ind w:left="644" w:right="123" w:firstLine="0"/>
            <w:jc w:val="both"/>
          </w:pPr>
        </w:pPrChange>
      </w:pPr>
      <w:ins w:id="228" w:author="PHAM DUY NGUYEN" w:date="2025-06-10T11:36:00Z" w16du:dateUtc="2025-06-10T04:36:00Z">
        <w:r w:rsidRPr="00416336">
          <w:t xml:space="preserve">After successful compilation, the command </w:t>
        </w:r>
        <w:r>
          <w:t>“</w:t>
        </w:r>
        <w:r w:rsidRPr="00416336">
          <w:rPr>
            <w:i/>
            <w:iCs/>
            <w:rPrChange w:id="229" w:author="PHAM DUY NGUYEN" w:date="2025-06-10T11:36:00Z" w16du:dateUtc="2025-06-10T04:36:00Z">
              <w:rPr/>
            </w:rPrChange>
          </w:rPr>
          <w:t>jar cvf wca1.jar stubs/*.class</w:t>
        </w:r>
        <w:r>
          <w:t>”</w:t>
        </w:r>
        <w:r w:rsidRPr="00416336">
          <w:t xml:space="preserve"> is used to package all the compiled Java class files from the “</w:t>
        </w:r>
        <w:r w:rsidRPr="00416336">
          <w:rPr>
            <w:i/>
            <w:iCs/>
            <w:rPrChange w:id="230" w:author="PHAM DUY NGUYEN" w:date="2025-06-10T11:36:00Z" w16du:dateUtc="2025-06-10T04:36:00Z">
              <w:rPr/>
            </w:rPrChange>
          </w:rPr>
          <w:t>stubs</w:t>
        </w:r>
        <w:r w:rsidRPr="00416336">
          <w:t xml:space="preserve">” folder into a JAR file named </w:t>
        </w:r>
        <w:r>
          <w:t>“</w:t>
        </w:r>
        <w:r w:rsidRPr="00416336">
          <w:rPr>
            <w:i/>
            <w:iCs/>
            <w:rPrChange w:id="231" w:author="PHAM DUY NGUYEN" w:date="2025-06-10T11:37:00Z" w16du:dateUtc="2025-06-10T04:37:00Z">
              <w:rPr/>
            </w:rPrChange>
          </w:rPr>
          <w:t>wca1.jar</w:t>
        </w:r>
        <w:r>
          <w:t>”</w:t>
        </w:r>
      </w:ins>
      <w:ins w:id="232" w:author="PHAM DUY NGUYEN" w:date="2025-06-10T10:19:00Z" w16du:dateUtc="2025-06-10T03:19:00Z">
        <w:r w:rsidR="007B170F">
          <w:t>.</w:t>
        </w:r>
      </w:ins>
    </w:p>
    <w:p w14:paraId="0B2EB17A" w14:textId="31FEDCA3" w:rsidR="00521608" w:rsidRDefault="00F47AD5">
      <w:pPr>
        <w:spacing w:before="111" w:line="242" w:lineRule="auto"/>
        <w:ind w:right="123"/>
        <w:jc w:val="both"/>
        <w:pPrChange w:id="233" w:author="PHAM DUY NGUYEN" w:date="2025-06-10T10:55:00Z" w16du:dateUtc="2025-06-10T03:55:00Z">
          <w:pPr>
            <w:pStyle w:val="ListParagraph"/>
            <w:spacing w:before="111" w:line="242" w:lineRule="auto"/>
            <w:ind w:left="644" w:right="123" w:firstLine="0"/>
            <w:jc w:val="both"/>
          </w:pPr>
        </w:pPrChange>
      </w:pPr>
      <w:r w:rsidRPr="00F47AD5">
        <w:rPr>
          <w:noProof/>
        </w:rPr>
        <w:drawing>
          <wp:inline distT="0" distB="0" distL="0" distR="0" wp14:anchorId="19631B14" wp14:editId="7960DEFA">
            <wp:extent cx="5745480" cy="1650365"/>
            <wp:effectExtent l="0" t="0" r="7620" b="6985"/>
            <wp:docPr id="82416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66319" name=""/>
                    <pic:cNvPicPr/>
                  </pic:nvPicPr>
                  <pic:blipFill>
                    <a:blip r:embed="rId36"/>
                    <a:stretch>
                      <a:fillRect/>
                    </a:stretch>
                  </pic:blipFill>
                  <pic:spPr>
                    <a:xfrm>
                      <a:off x="0" y="0"/>
                      <a:ext cx="5745480" cy="1650365"/>
                    </a:xfrm>
                    <a:prstGeom prst="rect">
                      <a:avLst/>
                    </a:prstGeom>
                  </pic:spPr>
                </pic:pic>
              </a:graphicData>
            </a:graphic>
          </wp:inline>
        </w:drawing>
      </w:r>
    </w:p>
    <w:p w14:paraId="7C032903" w14:textId="605CC113" w:rsidR="00521608" w:rsidRDefault="007B170F" w:rsidP="003623E9">
      <w:pPr>
        <w:pStyle w:val="ListParagraph"/>
        <w:spacing w:before="111" w:line="242" w:lineRule="auto"/>
        <w:ind w:left="644" w:right="123" w:firstLine="0"/>
        <w:jc w:val="center"/>
        <w:rPr>
          <w:ins w:id="234" w:author="PHAM DUY NGUYEN" w:date="2025-06-10T10:20:00Z" w16du:dateUtc="2025-06-10T03:20:00Z"/>
        </w:rPr>
      </w:pPr>
      <w:ins w:id="235" w:author="PHAM DUY NGUYEN" w:date="2025-06-10T10:19:00Z" w16du:dateUtc="2025-06-10T03:19:00Z">
        <w:r w:rsidRPr="003623E9">
          <w:rPr>
            <w:b/>
            <w:bCs/>
            <w:rPrChange w:id="236" w:author="PHAM DUY NGUYEN" w:date="2025-06-10T11:06:00Z" w16du:dateUtc="2025-06-10T04:06:00Z">
              <w:rPr/>
            </w:rPrChange>
          </w:rPr>
          <w:t>Figure 1</w:t>
        </w:r>
      </w:ins>
      <w:r w:rsidR="00EB620B">
        <w:rPr>
          <w:b/>
          <w:bCs/>
        </w:rPr>
        <w:t>3</w:t>
      </w:r>
      <w:ins w:id="237" w:author="PHAM DUY NGUYEN" w:date="2025-06-10T10:19:00Z" w16du:dateUtc="2025-06-10T03:19:00Z">
        <w:r w:rsidRPr="003623E9">
          <w:rPr>
            <w:b/>
            <w:bCs/>
            <w:rPrChange w:id="238" w:author="PHAM DUY NGUYEN" w:date="2025-06-10T11:06:00Z" w16du:dateUtc="2025-06-10T04:06:00Z">
              <w:rPr/>
            </w:rPrChange>
          </w:rPr>
          <w:t>.</w:t>
        </w:r>
        <w:r>
          <w:t xml:space="preserve"> </w:t>
        </w:r>
      </w:ins>
      <w:ins w:id="239" w:author="PHAM DUY NGUYEN" w:date="2025-06-10T11:43:00Z" w16du:dateUtc="2025-06-10T04:43:00Z">
        <w:r w:rsidR="00771240">
          <w:t>The c</w:t>
        </w:r>
      </w:ins>
      <w:ins w:id="240" w:author="PHAM DUY NGUYEN" w:date="2025-06-10T10:19:00Z" w16du:dateUtc="2025-06-10T03:19:00Z">
        <w:r>
          <w:t>ommand for collecting compiled Java files into</w:t>
        </w:r>
      </w:ins>
      <w:r w:rsidR="00C354F3">
        <w:t xml:space="preserve"> a</w:t>
      </w:r>
      <w:ins w:id="241" w:author="PHAM DUY NGUYEN" w:date="2025-06-10T10:19:00Z" w16du:dateUtc="2025-06-10T03:19:00Z">
        <w:r>
          <w:t xml:space="preserve"> JAR file.</w:t>
        </w:r>
      </w:ins>
    </w:p>
    <w:p w14:paraId="31CC44DA" w14:textId="17FD7E65" w:rsidR="007B170F" w:rsidRDefault="00416336">
      <w:pPr>
        <w:spacing w:before="111" w:line="242" w:lineRule="auto"/>
        <w:ind w:right="123" w:firstLine="644"/>
        <w:jc w:val="both"/>
        <w:pPrChange w:id="242" w:author="PHAM DUY NGUYEN" w:date="2025-06-10T11:06:00Z" w16du:dateUtc="2025-06-10T04:06:00Z">
          <w:pPr>
            <w:pStyle w:val="ListParagraph"/>
            <w:spacing w:before="111" w:line="242" w:lineRule="auto"/>
            <w:ind w:left="644" w:right="123" w:firstLine="0"/>
            <w:jc w:val="both"/>
          </w:pPr>
        </w:pPrChange>
      </w:pPr>
      <w:ins w:id="243" w:author="PHAM DUY NGUYEN" w:date="2025-06-10T11:40:00Z" w16du:dateUtc="2025-06-10T04:40:00Z">
        <w:r w:rsidRPr="00416336">
          <w:t xml:space="preserve">Prior to running the MapReduce job, the dataset needs to be uploaded to HDFS. This is done by first navigating to the directory containing the dataset using the command </w:t>
        </w:r>
      </w:ins>
      <w:ins w:id="244" w:author="PHAM DUY NGUYEN" w:date="2025-06-10T11:41:00Z" w16du:dateUtc="2025-06-10T04:41:00Z">
        <w:r>
          <w:t>“</w:t>
        </w:r>
      </w:ins>
      <w:ins w:id="245" w:author="PHAM DUY NGUYEN" w:date="2025-06-10T11:40:00Z" w16du:dateUtc="2025-06-10T04:40:00Z">
        <w:r w:rsidRPr="00416336">
          <w:rPr>
            <w:i/>
            <w:iCs/>
            <w:rPrChange w:id="246" w:author="PHAM DUY NGUYEN" w:date="2025-06-10T11:41:00Z" w16du:dateUtc="2025-06-10T04:41:00Z">
              <w:rPr/>
            </w:rPrChange>
          </w:rPr>
          <w:t>cd workspace/2025_assignment1</w:t>
        </w:r>
      </w:ins>
      <w:ins w:id="247" w:author="PHAM DUY NGUYEN" w:date="2025-06-10T11:41:00Z" w16du:dateUtc="2025-06-10T04:41:00Z">
        <w:r>
          <w:t>”</w:t>
        </w:r>
      </w:ins>
      <w:ins w:id="248" w:author="PHAM DUY NGUYEN" w:date="2025-06-10T11:40:00Z" w16du:dateUtc="2025-06-10T04:40:00Z">
        <w:r w:rsidRPr="00416336">
          <w:t xml:space="preserve">, and then executing </w:t>
        </w:r>
      </w:ins>
      <w:ins w:id="249" w:author="PHAM DUY NGUYEN" w:date="2025-06-10T11:41:00Z" w16du:dateUtc="2025-06-10T04:41:00Z">
        <w:r>
          <w:t>“</w:t>
        </w:r>
      </w:ins>
      <w:ins w:id="250" w:author="PHAM DUY NGUYEN" w:date="2025-06-10T11:40:00Z" w16du:dateUtc="2025-06-10T04:40:00Z">
        <w:r w:rsidRPr="00416336">
          <w:rPr>
            <w:i/>
            <w:iCs/>
            <w:rPrChange w:id="251" w:author="PHAM DUY NGUYEN" w:date="2025-06-10T11:41:00Z" w16du:dateUtc="2025-06-10T04:41:00Z">
              <w:rPr/>
            </w:rPrChange>
          </w:rPr>
          <w:t>hdfs dfs -put austlang_dataset.csv</w:t>
        </w:r>
      </w:ins>
      <w:ins w:id="252" w:author="PHAM DUY NGUYEN" w:date="2025-06-10T11:41:00Z" w16du:dateUtc="2025-06-10T04:41:00Z">
        <w:r>
          <w:t>”</w:t>
        </w:r>
      </w:ins>
      <w:ins w:id="253" w:author="PHAM DUY NGUYEN" w:date="2025-06-10T11:40:00Z" w16du:dateUtc="2025-06-10T04:40:00Z">
        <w:r w:rsidRPr="00416336">
          <w:t xml:space="preserve"> to transfer the dataset into the </w:t>
        </w:r>
      </w:ins>
      <w:ins w:id="254" w:author="PHAM DUY NGUYEN" w:date="2025-06-10T11:41:00Z" w16du:dateUtc="2025-06-10T04:41:00Z">
        <w:r>
          <w:t>HDFS.</w:t>
        </w:r>
      </w:ins>
    </w:p>
    <w:p w14:paraId="359CABB9" w14:textId="69F4CFB7" w:rsidR="00521608" w:rsidRDefault="00521608">
      <w:pPr>
        <w:spacing w:before="111" w:line="242" w:lineRule="auto"/>
        <w:ind w:right="123"/>
        <w:jc w:val="both"/>
        <w:pPrChange w:id="255" w:author="PHAM DUY NGUYEN" w:date="2025-06-10T10:55:00Z" w16du:dateUtc="2025-06-10T03:55:00Z">
          <w:pPr>
            <w:pStyle w:val="ListParagraph"/>
            <w:spacing w:before="111" w:line="242" w:lineRule="auto"/>
            <w:ind w:left="644" w:right="123" w:firstLine="0"/>
            <w:jc w:val="both"/>
          </w:pPr>
        </w:pPrChange>
      </w:pPr>
      <w:r w:rsidRPr="00521608">
        <w:rPr>
          <w:noProof/>
        </w:rPr>
        <w:drawing>
          <wp:inline distT="0" distB="0" distL="0" distR="0" wp14:anchorId="6FD18142" wp14:editId="79753200">
            <wp:extent cx="5745480" cy="1513840"/>
            <wp:effectExtent l="0" t="0" r="7620" b="0"/>
            <wp:docPr id="136742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29811" name=""/>
                    <pic:cNvPicPr/>
                  </pic:nvPicPr>
                  <pic:blipFill>
                    <a:blip r:embed="rId37"/>
                    <a:stretch>
                      <a:fillRect/>
                    </a:stretch>
                  </pic:blipFill>
                  <pic:spPr>
                    <a:xfrm>
                      <a:off x="0" y="0"/>
                      <a:ext cx="5745480" cy="1513840"/>
                    </a:xfrm>
                    <a:prstGeom prst="rect">
                      <a:avLst/>
                    </a:prstGeom>
                  </pic:spPr>
                </pic:pic>
              </a:graphicData>
            </a:graphic>
          </wp:inline>
        </w:drawing>
      </w:r>
    </w:p>
    <w:p w14:paraId="3B99F59B" w14:textId="348A6D04" w:rsidR="00880184" w:rsidRDefault="00880184">
      <w:pPr>
        <w:pStyle w:val="ListParagraph"/>
        <w:spacing w:before="111" w:line="242" w:lineRule="auto"/>
        <w:ind w:left="644" w:right="123" w:firstLine="0"/>
        <w:jc w:val="center"/>
        <w:rPr>
          <w:ins w:id="256" w:author="PHAM DUY NGUYEN" w:date="2025-06-10T10:42:00Z" w16du:dateUtc="2025-06-10T03:42:00Z"/>
        </w:rPr>
        <w:pPrChange w:id="257" w:author="PHAM DUY NGUYEN" w:date="2025-06-10T11:07:00Z" w16du:dateUtc="2025-06-10T04:07:00Z">
          <w:pPr>
            <w:pStyle w:val="ListParagraph"/>
            <w:spacing w:before="111" w:line="242" w:lineRule="auto"/>
            <w:ind w:left="644" w:right="123" w:firstLine="0"/>
          </w:pPr>
        </w:pPrChange>
      </w:pPr>
      <w:ins w:id="258" w:author="PHAM DUY NGUYEN" w:date="2025-06-10T10:41:00Z" w16du:dateUtc="2025-06-10T03:41:00Z">
        <w:r w:rsidRPr="003623E9">
          <w:rPr>
            <w:b/>
            <w:bCs/>
            <w:rPrChange w:id="259" w:author="PHAM DUY NGUYEN" w:date="2025-06-10T11:07:00Z" w16du:dateUtc="2025-06-10T04:07:00Z">
              <w:rPr/>
            </w:rPrChange>
          </w:rPr>
          <w:t>Figure 1</w:t>
        </w:r>
      </w:ins>
      <w:r w:rsidR="00EB620B">
        <w:rPr>
          <w:b/>
          <w:bCs/>
        </w:rPr>
        <w:t>4</w:t>
      </w:r>
      <w:ins w:id="260" w:author="PHAM DUY NGUYEN" w:date="2025-06-10T10:41:00Z" w16du:dateUtc="2025-06-10T03:41:00Z">
        <w:r w:rsidRPr="003623E9">
          <w:rPr>
            <w:b/>
            <w:bCs/>
            <w:rPrChange w:id="261" w:author="PHAM DUY NGUYEN" w:date="2025-06-10T11:07:00Z" w16du:dateUtc="2025-06-10T04:07:00Z">
              <w:rPr/>
            </w:rPrChange>
          </w:rPr>
          <w:t>.</w:t>
        </w:r>
        <w:r>
          <w:t xml:space="preserve"> </w:t>
        </w:r>
      </w:ins>
      <w:r w:rsidR="00583472">
        <w:t>The c</w:t>
      </w:r>
      <w:ins w:id="262" w:author="PHAM DUY NGUYEN" w:date="2025-06-10T10:42:00Z" w16du:dateUtc="2025-06-10T03:42:00Z">
        <w:r>
          <w:t xml:space="preserve">ommands for putting the dataset </w:t>
        </w:r>
      </w:ins>
      <w:r w:rsidR="00583472">
        <w:t>in</w:t>
      </w:r>
      <w:ins w:id="263" w:author="PHAM DUY NGUYEN" w:date="2025-06-10T10:42:00Z" w16du:dateUtc="2025-06-10T03:42:00Z">
        <w:r>
          <w:t>to HDFS.</w:t>
        </w:r>
      </w:ins>
    </w:p>
    <w:p w14:paraId="7004AC21" w14:textId="18231F23" w:rsidR="00880184" w:rsidRDefault="00771240">
      <w:pPr>
        <w:spacing w:before="111" w:line="242" w:lineRule="auto"/>
        <w:ind w:right="123" w:firstLine="644"/>
        <w:jc w:val="both"/>
        <w:pPrChange w:id="264" w:author="PHAM DUY NGUYEN" w:date="2025-06-10T11:07:00Z" w16du:dateUtc="2025-06-10T04:07:00Z">
          <w:pPr>
            <w:pStyle w:val="ListParagraph"/>
            <w:spacing w:before="111" w:line="242" w:lineRule="auto"/>
            <w:ind w:left="644" w:right="123" w:firstLine="0"/>
            <w:jc w:val="both"/>
          </w:pPr>
        </w:pPrChange>
      </w:pPr>
      <w:ins w:id="265" w:author="PHAM DUY NGUYEN" w:date="2025-06-10T11:42:00Z" w16du:dateUtc="2025-06-10T04:42:00Z">
        <w:r w:rsidRPr="00771240">
          <w:t xml:space="preserve">Once the dataset has been successfully uploaded to HDFS, navigate back to the directory containing the previously created JAR file. Then, initiate the first MapReduce job </w:t>
        </w:r>
        <w:r>
          <w:t>“</w:t>
        </w:r>
        <w:r w:rsidRPr="00771240">
          <w:rPr>
            <w:b/>
            <w:bCs/>
            <w:i/>
            <w:iCs/>
            <w:rPrChange w:id="266" w:author="PHAM DUY NGUYEN" w:date="2025-06-10T11:42:00Z" w16du:dateUtc="2025-06-10T04:42:00Z">
              <w:rPr/>
            </w:rPrChange>
          </w:rPr>
          <w:t>WordCount</w:t>
        </w:r>
        <w:r>
          <w:t>”</w:t>
        </w:r>
        <w:r w:rsidRPr="00771240">
          <w:t xml:space="preserve"> using the uploaded dataset as input and specify </w:t>
        </w:r>
        <w:r>
          <w:t>“</w:t>
        </w:r>
        <w:r w:rsidRPr="00771240">
          <w:rPr>
            <w:i/>
            <w:iCs/>
            <w:rPrChange w:id="267" w:author="PHAM DUY NGUYEN" w:date="2025-06-10T11:42:00Z" w16du:dateUtc="2025-06-10T04:42:00Z">
              <w:rPr/>
            </w:rPrChange>
          </w:rPr>
          <w:t>wordcount</w:t>
        </w:r>
      </w:ins>
      <w:r w:rsidR="00EE7392">
        <w:rPr>
          <w:i/>
          <w:iCs/>
        </w:rPr>
        <w:t>s</w:t>
      </w:r>
      <w:ins w:id="268" w:author="PHAM DUY NGUYEN" w:date="2025-06-10T11:42:00Z" w16du:dateUtc="2025-06-10T04:42:00Z">
        <w:r w:rsidRPr="00771240">
          <w:rPr>
            <w:i/>
            <w:iCs/>
            <w:rPrChange w:id="269" w:author="PHAM DUY NGUYEN" w:date="2025-06-10T11:42:00Z" w16du:dateUtc="2025-06-10T04:42:00Z">
              <w:rPr/>
            </w:rPrChange>
          </w:rPr>
          <w:t>a1</w:t>
        </w:r>
        <w:r>
          <w:t>”</w:t>
        </w:r>
        <w:r w:rsidRPr="00771240">
          <w:t xml:space="preserve"> as the name of the output directory</w:t>
        </w:r>
        <w:r>
          <w:t>.</w:t>
        </w:r>
      </w:ins>
    </w:p>
    <w:p w14:paraId="64BE55FF" w14:textId="4FAD51BC" w:rsidR="00521608" w:rsidRDefault="00FB79AF">
      <w:pPr>
        <w:spacing w:before="111" w:line="242" w:lineRule="auto"/>
        <w:ind w:right="123"/>
        <w:jc w:val="both"/>
        <w:pPrChange w:id="270" w:author="PHAM DUY NGUYEN" w:date="2025-06-10T10:55:00Z" w16du:dateUtc="2025-06-10T03:55:00Z">
          <w:pPr>
            <w:pStyle w:val="ListParagraph"/>
            <w:spacing w:before="111" w:line="242" w:lineRule="auto"/>
            <w:ind w:left="644" w:right="123" w:firstLine="0"/>
            <w:jc w:val="both"/>
          </w:pPr>
        </w:pPrChange>
      </w:pPr>
      <w:r w:rsidRPr="00FB79AF">
        <w:rPr>
          <w:noProof/>
        </w:rPr>
        <w:drawing>
          <wp:inline distT="0" distB="0" distL="0" distR="0" wp14:anchorId="47257F59" wp14:editId="797BDA27">
            <wp:extent cx="5745480" cy="2805430"/>
            <wp:effectExtent l="0" t="0" r="7620" b="0"/>
            <wp:docPr id="92280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02038" name=""/>
                    <pic:cNvPicPr/>
                  </pic:nvPicPr>
                  <pic:blipFill>
                    <a:blip r:embed="rId38"/>
                    <a:stretch>
                      <a:fillRect/>
                    </a:stretch>
                  </pic:blipFill>
                  <pic:spPr>
                    <a:xfrm>
                      <a:off x="0" y="0"/>
                      <a:ext cx="5745480" cy="2805430"/>
                    </a:xfrm>
                    <a:prstGeom prst="rect">
                      <a:avLst/>
                    </a:prstGeom>
                  </pic:spPr>
                </pic:pic>
              </a:graphicData>
            </a:graphic>
          </wp:inline>
        </w:drawing>
      </w:r>
    </w:p>
    <w:p w14:paraId="360586BE" w14:textId="7E68B291" w:rsidR="00FB79AF" w:rsidRDefault="00880184">
      <w:pPr>
        <w:pStyle w:val="ListParagraph"/>
        <w:spacing w:before="111" w:line="242" w:lineRule="auto"/>
        <w:ind w:left="644" w:right="123" w:firstLine="76"/>
        <w:jc w:val="center"/>
        <w:rPr>
          <w:ins w:id="271" w:author="PHAM DUY NGUYEN" w:date="2025-06-10T10:44:00Z" w16du:dateUtc="2025-06-10T03:44:00Z"/>
        </w:rPr>
        <w:pPrChange w:id="272" w:author="PHAM DUY NGUYEN" w:date="2025-06-10T11:07:00Z" w16du:dateUtc="2025-06-10T04:07:00Z">
          <w:pPr>
            <w:pStyle w:val="ListParagraph"/>
            <w:spacing w:before="111" w:line="242" w:lineRule="auto"/>
            <w:ind w:left="644" w:right="123" w:firstLine="0"/>
            <w:jc w:val="both"/>
          </w:pPr>
        </w:pPrChange>
      </w:pPr>
      <w:ins w:id="273" w:author="PHAM DUY NGUYEN" w:date="2025-06-10T10:44:00Z" w16du:dateUtc="2025-06-10T03:44:00Z">
        <w:r w:rsidRPr="003623E9">
          <w:rPr>
            <w:b/>
            <w:bCs/>
            <w:rPrChange w:id="274" w:author="PHAM DUY NGUYEN" w:date="2025-06-10T11:07:00Z" w16du:dateUtc="2025-06-10T04:07:00Z">
              <w:rPr/>
            </w:rPrChange>
          </w:rPr>
          <w:t>Figure 1</w:t>
        </w:r>
      </w:ins>
      <w:r w:rsidR="00EB620B">
        <w:rPr>
          <w:b/>
          <w:bCs/>
        </w:rPr>
        <w:t>5</w:t>
      </w:r>
      <w:ins w:id="275" w:author="PHAM DUY NGUYEN" w:date="2025-06-10T10:44:00Z" w16du:dateUtc="2025-06-10T03:44:00Z">
        <w:r w:rsidRPr="003623E9">
          <w:rPr>
            <w:b/>
            <w:bCs/>
            <w:rPrChange w:id="276" w:author="PHAM DUY NGUYEN" w:date="2025-06-10T11:07:00Z" w16du:dateUtc="2025-06-10T04:07:00Z">
              <w:rPr/>
            </w:rPrChange>
          </w:rPr>
          <w:t>.</w:t>
        </w:r>
        <w:r>
          <w:t xml:space="preserve"> </w:t>
        </w:r>
      </w:ins>
      <w:r w:rsidR="00EE7392">
        <w:t>The c</w:t>
      </w:r>
      <w:ins w:id="277" w:author="PHAM DUY NGUYEN" w:date="2025-06-10T10:44:00Z" w16du:dateUtc="2025-06-10T03:44:00Z">
        <w:r>
          <w:t>ommand for executing the first MapRe</w:t>
        </w:r>
      </w:ins>
      <w:ins w:id="278" w:author="PHAM DUY NGUYEN" w:date="2025-06-10T10:45:00Z" w16du:dateUtc="2025-06-10T03:45:00Z">
        <w:r>
          <w:t>duce job.</w:t>
        </w:r>
      </w:ins>
    </w:p>
    <w:p w14:paraId="382A1F08" w14:textId="0F0B25E4" w:rsidR="00880184" w:rsidRDefault="00771240">
      <w:pPr>
        <w:spacing w:before="111" w:line="242" w:lineRule="auto"/>
        <w:ind w:right="123" w:firstLine="644"/>
        <w:jc w:val="both"/>
        <w:pPrChange w:id="279" w:author="PHAM DUY NGUYEN" w:date="2025-06-10T11:07:00Z" w16du:dateUtc="2025-06-10T04:07:00Z">
          <w:pPr>
            <w:pStyle w:val="ListParagraph"/>
            <w:spacing w:before="111" w:line="242" w:lineRule="auto"/>
            <w:ind w:left="644" w:right="123" w:firstLine="0"/>
            <w:jc w:val="both"/>
          </w:pPr>
        </w:pPrChange>
      </w:pPr>
      <w:ins w:id="280" w:author="PHAM DUY NGUYEN" w:date="2025-06-10T11:44:00Z" w16du:dateUtc="2025-06-10T04:44:00Z">
        <w:r w:rsidRPr="00771240">
          <w:t xml:space="preserve">After the execution is complete, retrieve the output using the command </w:t>
        </w:r>
        <w:r>
          <w:t>“</w:t>
        </w:r>
        <w:r w:rsidRPr="00771240">
          <w:rPr>
            <w:i/>
            <w:iCs/>
            <w:rPrChange w:id="281" w:author="PHAM DUY NGUYEN" w:date="2025-06-10T11:44:00Z" w16du:dateUtc="2025-06-10T04:44:00Z">
              <w:rPr/>
            </w:rPrChange>
          </w:rPr>
          <w:t xml:space="preserve">hdfs dfs -get </w:t>
        </w:r>
        <w:r w:rsidRPr="00771240">
          <w:rPr>
            <w:i/>
            <w:iCs/>
            <w:rPrChange w:id="282" w:author="PHAM DUY NGUYEN" w:date="2025-06-10T11:44:00Z" w16du:dateUtc="2025-06-10T04:44:00Z">
              <w:rPr/>
            </w:rPrChange>
          </w:rPr>
          <w:lastRenderedPageBreak/>
          <w:t>wordcount</w:t>
        </w:r>
      </w:ins>
      <w:r w:rsidR="00EE7392">
        <w:rPr>
          <w:i/>
          <w:iCs/>
        </w:rPr>
        <w:t>s</w:t>
      </w:r>
      <w:ins w:id="283" w:author="PHAM DUY NGUYEN" w:date="2025-06-10T11:44:00Z" w16du:dateUtc="2025-06-10T04:44:00Z">
        <w:r w:rsidRPr="00771240">
          <w:rPr>
            <w:i/>
            <w:iCs/>
            <w:rPrChange w:id="284" w:author="PHAM DUY NGUYEN" w:date="2025-06-10T11:44:00Z" w16du:dateUtc="2025-06-10T04:44:00Z">
              <w:rPr/>
            </w:rPrChange>
          </w:rPr>
          <w:t>a1</w:t>
        </w:r>
        <w:r>
          <w:t>”</w:t>
        </w:r>
        <w:r w:rsidRPr="00771240">
          <w:t xml:space="preserve">, and then examine the results of the first MapReduce job by running </w:t>
        </w:r>
        <w:r>
          <w:t>“</w:t>
        </w:r>
        <w:r w:rsidRPr="00771240">
          <w:rPr>
            <w:i/>
            <w:iCs/>
            <w:rPrChange w:id="285" w:author="PHAM DUY NGUYEN" w:date="2025-06-10T11:44:00Z" w16du:dateUtc="2025-06-10T04:44:00Z">
              <w:rPr/>
            </w:rPrChange>
          </w:rPr>
          <w:t>less wordcount</w:t>
        </w:r>
      </w:ins>
      <w:r w:rsidR="00EE7392">
        <w:rPr>
          <w:i/>
          <w:iCs/>
        </w:rPr>
        <w:t>s</w:t>
      </w:r>
      <w:ins w:id="286" w:author="PHAM DUY NGUYEN" w:date="2025-06-10T11:44:00Z" w16du:dateUtc="2025-06-10T04:44:00Z">
        <w:r w:rsidRPr="00771240">
          <w:rPr>
            <w:i/>
            <w:iCs/>
            <w:rPrChange w:id="287" w:author="PHAM DUY NGUYEN" w:date="2025-06-10T11:44:00Z" w16du:dateUtc="2025-06-10T04:44:00Z">
              <w:rPr/>
            </w:rPrChange>
          </w:rPr>
          <w:t>a1/part-r-00000</w:t>
        </w:r>
      </w:ins>
      <w:ins w:id="288" w:author="PHAM DUY NGUYEN" w:date="2025-06-10T10:48:00Z" w16du:dateUtc="2025-06-10T03:48:00Z">
        <w:r w:rsidR="00880184">
          <w:t>”.</w:t>
        </w:r>
      </w:ins>
    </w:p>
    <w:p w14:paraId="14788643" w14:textId="6AF44018" w:rsidR="00FB79AF" w:rsidRDefault="00FB79AF">
      <w:pPr>
        <w:spacing w:before="111" w:line="242" w:lineRule="auto"/>
        <w:ind w:right="123"/>
        <w:jc w:val="both"/>
        <w:pPrChange w:id="289" w:author="PHAM DUY NGUYEN" w:date="2025-06-10T10:55:00Z" w16du:dateUtc="2025-06-10T03:55:00Z">
          <w:pPr>
            <w:pStyle w:val="ListParagraph"/>
            <w:spacing w:before="111" w:line="242" w:lineRule="auto"/>
            <w:ind w:left="644" w:right="123" w:firstLine="0"/>
            <w:jc w:val="both"/>
          </w:pPr>
        </w:pPrChange>
      </w:pPr>
      <w:r w:rsidRPr="00FB79AF">
        <w:rPr>
          <w:noProof/>
        </w:rPr>
        <w:drawing>
          <wp:inline distT="0" distB="0" distL="0" distR="0" wp14:anchorId="374BCA03" wp14:editId="335AC8D6">
            <wp:extent cx="5745480" cy="1099185"/>
            <wp:effectExtent l="0" t="0" r="7620" b="5715"/>
            <wp:docPr id="206646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61543" name=""/>
                    <pic:cNvPicPr/>
                  </pic:nvPicPr>
                  <pic:blipFill>
                    <a:blip r:embed="rId39"/>
                    <a:stretch>
                      <a:fillRect/>
                    </a:stretch>
                  </pic:blipFill>
                  <pic:spPr>
                    <a:xfrm>
                      <a:off x="0" y="0"/>
                      <a:ext cx="5745480" cy="1099185"/>
                    </a:xfrm>
                    <a:prstGeom prst="rect">
                      <a:avLst/>
                    </a:prstGeom>
                  </pic:spPr>
                </pic:pic>
              </a:graphicData>
            </a:graphic>
          </wp:inline>
        </w:drawing>
      </w:r>
    </w:p>
    <w:p w14:paraId="32BEC9E6" w14:textId="74F240EB" w:rsidR="00FB79AF" w:rsidRDefault="00880184">
      <w:pPr>
        <w:pStyle w:val="ListParagraph"/>
        <w:spacing w:before="111" w:line="242" w:lineRule="auto"/>
        <w:ind w:left="644" w:right="123" w:firstLine="0"/>
        <w:jc w:val="center"/>
        <w:pPrChange w:id="290" w:author="PHAM DUY NGUYEN" w:date="2025-06-10T11:07:00Z" w16du:dateUtc="2025-06-10T04:07:00Z">
          <w:pPr>
            <w:pStyle w:val="ListParagraph"/>
            <w:spacing w:before="111" w:line="242" w:lineRule="auto"/>
            <w:ind w:left="644" w:right="123" w:firstLine="0"/>
            <w:jc w:val="both"/>
          </w:pPr>
        </w:pPrChange>
      </w:pPr>
      <w:ins w:id="291" w:author="PHAM DUY NGUYEN" w:date="2025-06-10T10:49:00Z" w16du:dateUtc="2025-06-10T03:49:00Z">
        <w:r w:rsidRPr="003623E9">
          <w:rPr>
            <w:b/>
            <w:bCs/>
            <w:rPrChange w:id="292" w:author="PHAM DUY NGUYEN" w:date="2025-06-10T11:07:00Z" w16du:dateUtc="2025-06-10T04:07:00Z">
              <w:rPr/>
            </w:rPrChange>
          </w:rPr>
          <w:t>Figure 1</w:t>
        </w:r>
      </w:ins>
      <w:r w:rsidR="00EB620B">
        <w:rPr>
          <w:b/>
          <w:bCs/>
        </w:rPr>
        <w:t>6</w:t>
      </w:r>
      <w:ins w:id="293" w:author="PHAM DUY NGUYEN" w:date="2025-06-10T10:49:00Z" w16du:dateUtc="2025-06-10T03:49:00Z">
        <w:r w:rsidRPr="003623E9">
          <w:rPr>
            <w:b/>
            <w:bCs/>
            <w:rPrChange w:id="294" w:author="PHAM DUY NGUYEN" w:date="2025-06-10T11:07:00Z" w16du:dateUtc="2025-06-10T04:07:00Z">
              <w:rPr/>
            </w:rPrChange>
          </w:rPr>
          <w:t>.</w:t>
        </w:r>
        <w:r>
          <w:t xml:space="preserve"> </w:t>
        </w:r>
      </w:ins>
      <w:r w:rsidR="00EE7392">
        <w:t>The c</w:t>
      </w:r>
      <w:ins w:id="295" w:author="PHAM DUY NGUYEN" w:date="2025-06-10T10:49:00Z" w16du:dateUtc="2025-06-10T03:49:00Z">
        <w:r w:rsidR="009B52DE">
          <w:t>ommands for harvesting and checking the result of the first MapReduce job.</w:t>
        </w:r>
      </w:ins>
    </w:p>
    <w:p w14:paraId="5C919E32" w14:textId="77777777" w:rsidR="009B52DE" w:rsidRDefault="009B52DE" w:rsidP="009B52DE">
      <w:pPr>
        <w:pStyle w:val="ListParagraph"/>
        <w:spacing w:before="111" w:line="242" w:lineRule="auto"/>
        <w:ind w:left="644" w:right="123" w:firstLine="0"/>
        <w:jc w:val="both"/>
        <w:rPr>
          <w:ins w:id="296" w:author="PHAM DUY NGUYEN" w:date="2025-06-10T10:51:00Z" w16du:dateUtc="2025-06-10T03:51:00Z"/>
        </w:rPr>
      </w:pPr>
    </w:p>
    <w:p w14:paraId="2B6C07E4" w14:textId="0DC869DB" w:rsidR="00FB79AF" w:rsidRDefault="00FB79AF">
      <w:pPr>
        <w:spacing w:before="111" w:line="242" w:lineRule="auto"/>
        <w:ind w:right="123"/>
        <w:jc w:val="both"/>
        <w:rPr>
          <w:ins w:id="297" w:author="PHAM DUY NGUYEN" w:date="2025-06-10T10:51:00Z" w16du:dateUtc="2025-06-10T03:51:00Z"/>
        </w:rPr>
        <w:pPrChange w:id="298" w:author="PHAM DUY NGUYEN" w:date="2025-06-10T10:54:00Z" w16du:dateUtc="2025-06-10T03:54:00Z">
          <w:pPr>
            <w:pStyle w:val="ListParagraph"/>
            <w:spacing w:before="111" w:line="242" w:lineRule="auto"/>
            <w:ind w:left="644" w:right="123" w:firstLine="0"/>
            <w:jc w:val="both"/>
          </w:pPr>
        </w:pPrChange>
      </w:pPr>
      <w:r w:rsidRPr="00FB79AF">
        <w:rPr>
          <w:noProof/>
        </w:rPr>
        <w:drawing>
          <wp:inline distT="0" distB="0" distL="0" distR="0" wp14:anchorId="4F69BC8E" wp14:editId="14F5F0DD">
            <wp:extent cx="5745480" cy="2800985"/>
            <wp:effectExtent l="0" t="0" r="7620" b="0"/>
            <wp:docPr id="176203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30399" name=""/>
                    <pic:cNvPicPr/>
                  </pic:nvPicPr>
                  <pic:blipFill>
                    <a:blip r:embed="rId40"/>
                    <a:stretch>
                      <a:fillRect/>
                    </a:stretch>
                  </pic:blipFill>
                  <pic:spPr>
                    <a:xfrm>
                      <a:off x="0" y="0"/>
                      <a:ext cx="5745480" cy="2800985"/>
                    </a:xfrm>
                    <a:prstGeom prst="rect">
                      <a:avLst/>
                    </a:prstGeom>
                  </pic:spPr>
                </pic:pic>
              </a:graphicData>
            </a:graphic>
          </wp:inline>
        </w:drawing>
      </w:r>
    </w:p>
    <w:p w14:paraId="4E3DAFDC" w14:textId="0CFD8E55" w:rsidR="009B52DE" w:rsidRDefault="009B52DE" w:rsidP="009B52DE">
      <w:pPr>
        <w:pStyle w:val="ListParagraph"/>
        <w:spacing w:before="111" w:line="242" w:lineRule="auto"/>
        <w:ind w:left="644" w:right="123" w:firstLine="0"/>
        <w:jc w:val="center"/>
        <w:rPr>
          <w:ins w:id="299" w:author="PHAM DUY NGUYEN" w:date="2025-06-10T10:52:00Z" w16du:dateUtc="2025-06-10T03:52:00Z"/>
        </w:rPr>
      </w:pPr>
      <w:ins w:id="300" w:author="PHAM DUY NGUYEN" w:date="2025-06-10T10:51:00Z" w16du:dateUtc="2025-06-10T03:51:00Z">
        <w:r w:rsidRPr="003623E9">
          <w:rPr>
            <w:b/>
            <w:bCs/>
            <w:rPrChange w:id="301" w:author="PHAM DUY NGUYEN" w:date="2025-06-10T11:07:00Z" w16du:dateUtc="2025-06-10T04:07:00Z">
              <w:rPr/>
            </w:rPrChange>
          </w:rPr>
          <w:t>Figure 1</w:t>
        </w:r>
      </w:ins>
      <w:r w:rsidR="00EB620B">
        <w:rPr>
          <w:b/>
          <w:bCs/>
        </w:rPr>
        <w:t>7</w:t>
      </w:r>
      <w:ins w:id="302" w:author="PHAM DUY NGUYEN" w:date="2025-06-10T10:51:00Z" w16du:dateUtc="2025-06-10T03:51:00Z">
        <w:r w:rsidRPr="003623E9">
          <w:rPr>
            <w:b/>
            <w:bCs/>
            <w:rPrChange w:id="303" w:author="PHAM DUY NGUYEN" w:date="2025-06-10T11:07:00Z" w16du:dateUtc="2025-06-10T04:07:00Z">
              <w:rPr/>
            </w:rPrChange>
          </w:rPr>
          <w:t>.</w:t>
        </w:r>
        <w:r>
          <w:t xml:space="preserve"> The result of the first MapReduce job.</w:t>
        </w:r>
      </w:ins>
    </w:p>
    <w:p w14:paraId="19E5AD9E" w14:textId="093961BF" w:rsidR="009B52DE" w:rsidDel="009B52DE" w:rsidRDefault="00771240">
      <w:pPr>
        <w:pStyle w:val="ListParagraph"/>
        <w:spacing w:before="111" w:line="242" w:lineRule="auto"/>
        <w:ind w:left="0" w:right="123" w:firstLine="644"/>
        <w:jc w:val="both"/>
        <w:rPr>
          <w:del w:id="304" w:author="PHAM DUY NGUYEN" w:date="2025-06-10T10:52:00Z" w16du:dateUtc="2025-06-10T03:52:00Z"/>
        </w:rPr>
        <w:pPrChange w:id="305" w:author="PHAM DUY NGUYEN" w:date="2025-06-10T11:07:00Z" w16du:dateUtc="2025-06-10T04:07:00Z">
          <w:pPr>
            <w:pStyle w:val="ListParagraph"/>
            <w:spacing w:before="111" w:line="242" w:lineRule="auto"/>
            <w:ind w:left="644" w:right="123" w:firstLine="0"/>
            <w:jc w:val="both"/>
          </w:pPr>
        </w:pPrChange>
      </w:pPr>
      <w:ins w:id="306" w:author="PHAM DUY NGUYEN" w:date="2025-06-10T11:45:00Z" w16du:dateUtc="2025-06-10T04:45:00Z">
        <w:r w:rsidRPr="00771240">
          <w:t xml:space="preserve">Similar to the first MapReduce job, the second job is executed using the command </w:t>
        </w:r>
        <w:r>
          <w:t>“</w:t>
        </w:r>
        <w:r w:rsidRPr="00771240">
          <w:rPr>
            <w:i/>
            <w:iCs/>
            <w:rPrChange w:id="307" w:author="PHAM DUY NGUYEN" w:date="2025-06-10T11:45:00Z" w16du:dateUtc="2025-06-10T04:45:00Z">
              <w:rPr/>
            </w:rPrChange>
          </w:rPr>
          <w:t>hadoop jar wca1.jar stubs/TopWordCount wordcounta1/part-r-00000 topwordcount</w:t>
        </w:r>
      </w:ins>
      <w:r w:rsidR="00EE7392">
        <w:rPr>
          <w:i/>
          <w:iCs/>
        </w:rPr>
        <w:t>s</w:t>
      </w:r>
      <w:ins w:id="308" w:author="PHAM DUY NGUYEN" w:date="2025-06-10T11:45:00Z" w16du:dateUtc="2025-06-10T04:45:00Z">
        <w:r w:rsidRPr="00771240">
          <w:rPr>
            <w:i/>
            <w:iCs/>
            <w:rPrChange w:id="309" w:author="PHAM DUY NGUYEN" w:date="2025-06-10T11:45:00Z" w16du:dateUtc="2025-06-10T04:45:00Z">
              <w:rPr/>
            </w:rPrChange>
          </w:rPr>
          <w:t>a1</w:t>
        </w:r>
        <w:r>
          <w:t>”</w:t>
        </w:r>
        <w:r w:rsidRPr="00771240">
          <w:t xml:space="preserve">. This runs the </w:t>
        </w:r>
        <w:r>
          <w:t>“</w:t>
        </w:r>
        <w:r w:rsidRPr="00771240">
          <w:rPr>
            <w:b/>
            <w:bCs/>
            <w:i/>
            <w:iCs/>
            <w:rPrChange w:id="310" w:author="PHAM DUY NGUYEN" w:date="2025-06-10T11:45:00Z" w16du:dateUtc="2025-06-10T04:45:00Z">
              <w:rPr/>
            </w:rPrChange>
          </w:rPr>
          <w:t>TopWordCount</w:t>
        </w:r>
        <w:r>
          <w:t>”</w:t>
        </w:r>
        <w:r w:rsidRPr="00771240">
          <w:t xml:space="preserve"> program, using the output from the first job (wordcounta1/part-r-00000) as input, and stores the results in a new output directory named </w:t>
        </w:r>
      </w:ins>
      <w:ins w:id="311" w:author="PHAM DUY NGUYEN" w:date="2025-06-10T11:46:00Z" w16du:dateUtc="2025-06-10T04:46:00Z">
        <w:r>
          <w:t>“</w:t>
        </w:r>
      </w:ins>
      <w:ins w:id="312" w:author="PHAM DUY NGUYEN" w:date="2025-06-10T11:45:00Z" w16du:dateUtc="2025-06-10T04:45:00Z">
        <w:r w:rsidRPr="00771240">
          <w:rPr>
            <w:i/>
            <w:iCs/>
            <w:rPrChange w:id="313" w:author="PHAM DUY NGUYEN" w:date="2025-06-10T11:46:00Z" w16du:dateUtc="2025-06-10T04:46:00Z">
              <w:rPr/>
            </w:rPrChange>
          </w:rPr>
          <w:t>topwordcount</w:t>
        </w:r>
      </w:ins>
      <w:r w:rsidR="00EE7392">
        <w:rPr>
          <w:i/>
          <w:iCs/>
        </w:rPr>
        <w:t>s</w:t>
      </w:r>
      <w:ins w:id="314" w:author="PHAM DUY NGUYEN" w:date="2025-06-10T11:45:00Z" w16du:dateUtc="2025-06-10T04:45:00Z">
        <w:r w:rsidRPr="00771240">
          <w:rPr>
            <w:i/>
            <w:iCs/>
            <w:rPrChange w:id="315" w:author="PHAM DUY NGUYEN" w:date="2025-06-10T11:46:00Z" w16du:dateUtc="2025-06-10T04:46:00Z">
              <w:rPr/>
            </w:rPrChange>
          </w:rPr>
          <w:t>a1</w:t>
        </w:r>
      </w:ins>
      <w:ins w:id="316" w:author="PHAM DUY NGUYEN" w:date="2025-06-10T10:57:00Z" w16du:dateUtc="2025-06-10T03:57:00Z">
        <w:r w:rsidR="009B52DE">
          <w:t>”.</w:t>
        </w:r>
      </w:ins>
    </w:p>
    <w:p w14:paraId="6126B01A" w14:textId="77777777" w:rsidR="00FB79AF" w:rsidRDefault="00FB79AF">
      <w:pPr>
        <w:spacing w:before="111" w:line="242" w:lineRule="auto"/>
        <w:ind w:right="123" w:firstLine="644"/>
        <w:jc w:val="both"/>
        <w:pPrChange w:id="317" w:author="PHAM DUY NGUYEN" w:date="2025-06-10T11:07:00Z" w16du:dateUtc="2025-06-10T04:07:00Z">
          <w:pPr>
            <w:pStyle w:val="ListParagraph"/>
            <w:spacing w:before="111" w:line="242" w:lineRule="auto"/>
            <w:ind w:left="644" w:right="123" w:firstLine="0"/>
            <w:jc w:val="both"/>
          </w:pPr>
        </w:pPrChange>
      </w:pPr>
    </w:p>
    <w:p w14:paraId="16F9511D" w14:textId="1246EBD2" w:rsidR="00FB79AF" w:rsidRDefault="00FB79AF">
      <w:pPr>
        <w:spacing w:before="111" w:line="242" w:lineRule="auto"/>
        <w:ind w:right="123"/>
        <w:jc w:val="both"/>
        <w:pPrChange w:id="318" w:author="PHAM DUY NGUYEN" w:date="2025-06-10T10:54:00Z" w16du:dateUtc="2025-06-10T03:54:00Z">
          <w:pPr>
            <w:pStyle w:val="ListParagraph"/>
            <w:spacing w:before="111" w:line="242" w:lineRule="auto"/>
            <w:ind w:left="644" w:right="123" w:firstLine="0"/>
            <w:jc w:val="both"/>
          </w:pPr>
        </w:pPrChange>
      </w:pPr>
      <w:r w:rsidRPr="00FB79AF">
        <w:rPr>
          <w:noProof/>
        </w:rPr>
        <w:drawing>
          <wp:inline distT="0" distB="0" distL="0" distR="0" wp14:anchorId="45D19CD3" wp14:editId="1FBE58EA">
            <wp:extent cx="5745480" cy="2809875"/>
            <wp:effectExtent l="0" t="0" r="7620" b="9525"/>
            <wp:docPr id="38927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71621" name=""/>
                    <pic:cNvPicPr/>
                  </pic:nvPicPr>
                  <pic:blipFill>
                    <a:blip r:embed="rId41"/>
                    <a:stretch>
                      <a:fillRect/>
                    </a:stretch>
                  </pic:blipFill>
                  <pic:spPr>
                    <a:xfrm>
                      <a:off x="0" y="0"/>
                      <a:ext cx="5745480" cy="2809875"/>
                    </a:xfrm>
                    <a:prstGeom prst="rect">
                      <a:avLst/>
                    </a:prstGeom>
                  </pic:spPr>
                </pic:pic>
              </a:graphicData>
            </a:graphic>
          </wp:inline>
        </w:drawing>
      </w:r>
    </w:p>
    <w:p w14:paraId="1626EA7E" w14:textId="0FB4D050" w:rsidR="009B52DE" w:rsidRDefault="009B52DE">
      <w:pPr>
        <w:spacing w:before="111" w:line="242" w:lineRule="auto"/>
        <w:ind w:right="123"/>
        <w:jc w:val="center"/>
        <w:rPr>
          <w:ins w:id="319" w:author="PHAM DUY NGUYEN" w:date="2025-06-10T10:58:00Z" w16du:dateUtc="2025-06-10T03:58:00Z"/>
        </w:rPr>
        <w:pPrChange w:id="320" w:author="PHAM DUY NGUYEN" w:date="2025-06-10T11:07:00Z" w16du:dateUtc="2025-06-10T04:07:00Z">
          <w:pPr>
            <w:spacing w:before="111" w:line="242" w:lineRule="auto"/>
            <w:ind w:right="123"/>
          </w:pPr>
        </w:pPrChange>
      </w:pPr>
      <w:ins w:id="321" w:author="PHAM DUY NGUYEN" w:date="2025-06-10T10:57:00Z" w16du:dateUtc="2025-06-10T03:57:00Z">
        <w:r w:rsidRPr="003623E9">
          <w:rPr>
            <w:b/>
            <w:bCs/>
            <w:rPrChange w:id="322" w:author="PHAM DUY NGUYEN" w:date="2025-06-10T11:07:00Z" w16du:dateUtc="2025-06-10T04:07:00Z">
              <w:rPr/>
            </w:rPrChange>
          </w:rPr>
          <w:t>Figure 1</w:t>
        </w:r>
      </w:ins>
      <w:r w:rsidR="00EB620B">
        <w:rPr>
          <w:b/>
          <w:bCs/>
        </w:rPr>
        <w:t>8</w:t>
      </w:r>
      <w:ins w:id="323" w:author="PHAM DUY NGUYEN" w:date="2025-06-10T10:57:00Z" w16du:dateUtc="2025-06-10T03:57:00Z">
        <w:r w:rsidRPr="003623E9">
          <w:rPr>
            <w:b/>
            <w:bCs/>
            <w:rPrChange w:id="324" w:author="PHAM DUY NGUYEN" w:date="2025-06-10T11:07:00Z" w16du:dateUtc="2025-06-10T04:07:00Z">
              <w:rPr/>
            </w:rPrChange>
          </w:rPr>
          <w:t>.</w:t>
        </w:r>
        <w:r>
          <w:t xml:space="preserve"> The command for executing the second Ma</w:t>
        </w:r>
      </w:ins>
      <w:ins w:id="325" w:author="PHAM DUY NGUYEN" w:date="2025-06-10T10:58:00Z" w16du:dateUtc="2025-06-10T03:58:00Z">
        <w:r>
          <w:t>pReduce job.</w:t>
        </w:r>
      </w:ins>
    </w:p>
    <w:p w14:paraId="54FBEA45" w14:textId="39B966FB" w:rsidR="003623E9" w:rsidRDefault="00771240">
      <w:pPr>
        <w:spacing w:before="111" w:line="242" w:lineRule="auto"/>
        <w:ind w:right="123" w:firstLine="720"/>
        <w:pPrChange w:id="326" w:author="PHAM DUY NGUYEN" w:date="2025-06-10T11:07:00Z" w16du:dateUtc="2025-06-10T04:07:00Z">
          <w:pPr>
            <w:pStyle w:val="ListParagraph"/>
            <w:spacing w:before="111" w:line="242" w:lineRule="auto"/>
            <w:ind w:left="644" w:right="123" w:firstLine="0"/>
            <w:jc w:val="both"/>
          </w:pPr>
        </w:pPrChange>
      </w:pPr>
      <w:ins w:id="327" w:author="PHAM DUY NGUYEN" w:date="2025-06-10T11:46:00Z" w16du:dateUtc="2025-06-10T04:46:00Z">
        <w:r w:rsidRPr="00771240">
          <w:t xml:space="preserve">Once the second MapReduce job has completed successfully, retrieve the output using the </w:t>
        </w:r>
        <w:r w:rsidRPr="00771240">
          <w:lastRenderedPageBreak/>
          <w:t xml:space="preserve">command </w:t>
        </w:r>
        <w:r>
          <w:t>“</w:t>
        </w:r>
        <w:r w:rsidRPr="00771240">
          <w:rPr>
            <w:i/>
            <w:iCs/>
            <w:rPrChange w:id="328" w:author="PHAM DUY NGUYEN" w:date="2025-06-10T11:47:00Z" w16du:dateUtc="2025-06-10T04:47:00Z">
              <w:rPr/>
            </w:rPrChange>
          </w:rPr>
          <w:t>hdfs dfs -get topwordcount</w:t>
        </w:r>
      </w:ins>
      <w:r w:rsidR="00EE7392">
        <w:rPr>
          <w:i/>
          <w:iCs/>
        </w:rPr>
        <w:t>s</w:t>
      </w:r>
      <w:ins w:id="329" w:author="PHAM DUY NGUYEN" w:date="2025-06-10T11:46:00Z" w16du:dateUtc="2025-06-10T04:46:00Z">
        <w:r w:rsidRPr="00771240">
          <w:rPr>
            <w:i/>
            <w:iCs/>
            <w:rPrChange w:id="330" w:author="PHAM DUY NGUYEN" w:date="2025-06-10T11:47:00Z" w16du:dateUtc="2025-06-10T04:47:00Z">
              <w:rPr/>
            </w:rPrChange>
          </w:rPr>
          <w:t>a1</w:t>
        </w:r>
        <w:r>
          <w:t>”</w:t>
        </w:r>
        <w:r w:rsidRPr="00771240">
          <w:t xml:space="preserve">, and view the results by running </w:t>
        </w:r>
        <w:r>
          <w:t>“</w:t>
        </w:r>
        <w:r w:rsidRPr="00771240">
          <w:rPr>
            <w:i/>
            <w:iCs/>
            <w:rPrChange w:id="331" w:author="PHAM DUY NGUYEN" w:date="2025-06-10T11:47:00Z" w16du:dateUtc="2025-06-10T04:47:00Z">
              <w:rPr/>
            </w:rPrChange>
          </w:rPr>
          <w:t>less topwordcount</w:t>
        </w:r>
      </w:ins>
      <w:r w:rsidR="00EE7392">
        <w:rPr>
          <w:i/>
          <w:iCs/>
        </w:rPr>
        <w:t>s</w:t>
      </w:r>
      <w:ins w:id="332" w:author="PHAM DUY NGUYEN" w:date="2025-06-10T11:46:00Z" w16du:dateUtc="2025-06-10T04:46:00Z">
        <w:r w:rsidRPr="00771240">
          <w:rPr>
            <w:i/>
            <w:iCs/>
            <w:rPrChange w:id="333" w:author="PHAM DUY NGUYEN" w:date="2025-06-10T11:47:00Z" w16du:dateUtc="2025-06-10T04:47:00Z">
              <w:rPr/>
            </w:rPrChange>
          </w:rPr>
          <w:t>a1/part-r-00000</w:t>
        </w:r>
        <w:r>
          <w:t>”</w:t>
        </w:r>
        <w:r w:rsidRPr="00771240">
          <w:t>.</w:t>
        </w:r>
      </w:ins>
    </w:p>
    <w:p w14:paraId="1F2AF4F5" w14:textId="619A7673" w:rsidR="00FB79AF" w:rsidRDefault="009812BB" w:rsidP="009B52DE">
      <w:pPr>
        <w:spacing w:before="111" w:line="242" w:lineRule="auto"/>
        <w:ind w:right="123"/>
        <w:jc w:val="both"/>
        <w:rPr>
          <w:ins w:id="334" w:author="PHAM DUY NGUYEN" w:date="2025-06-10T10:59:00Z" w16du:dateUtc="2025-06-10T03:59:00Z"/>
        </w:rPr>
      </w:pPr>
      <w:r w:rsidRPr="009812BB">
        <w:rPr>
          <w:noProof/>
        </w:rPr>
        <w:drawing>
          <wp:inline distT="0" distB="0" distL="0" distR="0" wp14:anchorId="7DBF146E" wp14:editId="1465FF4D">
            <wp:extent cx="5745480" cy="1275080"/>
            <wp:effectExtent l="0" t="0" r="7620" b="1270"/>
            <wp:docPr id="209872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27416" name=""/>
                    <pic:cNvPicPr/>
                  </pic:nvPicPr>
                  <pic:blipFill>
                    <a:blip r:embed="rId42"/>
                    <a:stretch>
                      <a:fillRect/>
                    </a:stretch>
                  </pic:blipFill>
                  <pic:spPr>
                    <a:xfrm>
                      <a:off x="0" y="0"/>
                      <a:ext cx="5745480" cy="1275080"/>
                    </a:xfrm>
                    <a:prstGeom prst="rect">
                      <a:avLst/>
                    </a:prstGeom>
                  </pic:spPr>
                </pic:pic>
              </a:graphicData>
            </a:graphic>
          </wp:inline>
        </w:drawing>
      </w:r>
    </w:p>
    <w:p w14:paraId="60D38006" w14:textId="7AC38A46" w:rsidR="003623E9" w:rsidRDefault="003623E9">
      <w:pPr>
        <w:spacing w:before="111" w:line="242" w:lineRule="auto"/>
        <w:ind w:right="123"/>
        <w:jc w:val="center"/>
        <w:pPrChange w:id="335" w:author="PHAM DUY NGUYEN" w:date="2025-06-10T11:07:00Z" w16du:dateUtc="2025-06-10T04:07:00Z">
          <w:pPr>
            <w:pStyle w:val="ListParagraph"/>
            <w:spacing w:before="111" w:line="242" w:lineRule="auto"/>
            <w:ind w:left="644" w:right="123" w:firstLine="0"/>
            <w:jc w:val="both"/>
          </w:pPr>
        </w:pPrChange>
      </w:pPr>
      <w:ins w:id="336" w:author="PHAM DUY NGUYEN" w:date="2025-06-10T11:00:00Z" w16du:dateUtc="2025-06-10T04:00:00Z">
        <w:r w:rsidRPr="003623E9">
          <w:rPr>
            <w:b/>
            <w:bCs/>
            <w:rPrChange w:id="337" w:author="PHAM DUY NGUYEN" w:date="2025-06-10T11:07:00Z" w16du:dateUtc="2025-06-10T04:07:00Z">
              <w:rPr/>
            </w:rPrChange>
          </w:rPr>
          <w:t xml:space="preserve">Figure </w:t>
        </w:r>
      </w:ins>
      <w:r w:rsidR="00EB620B">
        <w:rPr>
          <w:b/>
          <w:bCs/>
        </w:rPr>
        <w:t>19</w:t>
      </w:r>
      <w:ins w:id="338" w:author="PHAM DUY NGUYEN" w:date="2025-06-10T11:00:00Z" w16du:dateUtc="2025-06-10T04:00:00Z">
        <w:r w:rsidRPr="003623E9">
          <w:rPr>
            <w:b/>
            <w:bCs/>
            <w:rPrChange w:id="339" w:author="PHAM DUY NGUYEN" w:date="2025-06-10T11:07:00Z" w16du:dateUtc="2025-06-10T04:07:00Z">
              <w:rPr/>
            </w:rPrChange>
          </w:rPr>
          <w:t>.</w:t>
        </w:r>
        <w:r>
          <w:t xml:space="preserve"> The commands for harvesting and collecting the result of the second MapReduce job.</w:t>
        </w:r>
      </w:ins>
    </w:p>
    <w:p w14:paraId="2199C7B0" w14:textId="77777777" w:rsidR="009812BB" w:rsidRDefault="009812BB" w:rsidP="009B52DE">
      <w:pPr>
        <w:pStyle w:val="ListParagraph"/>
        <w:spacing w:before="111" w:line="242" w:lineRule="auto"/>
        <w:ind w:left="644" w:right="123" w:firstLine="0"/>
        <w:jc w:val="both"/>
      </w:pPr>
    </w:p>
    <w:p w14:paraId="2B5AF10E" w14:textId="1C5F3245" w:rsidR="009812BB" w:rsidRDefault="009812BB">
      <w:pPr>
        <w:spacing w:before="111" w:line="242" w:lineRule="auto"/>
        <w:ind w:right="123"/>
        <w:jc w:val="both"/>
        <w:pPrChange w:id="340" w:author="PHAM DUY NGUYEN" w:date="2025-06-10T10:55:00Z" w16du:dateUtc="2025-06-10T03:55:00Z">
          <w:pPr>
            <w:pStyle w:val="ListParagraph"/>
            <w:spacing w:before="111" w:line="242" w:lineRule="auto"/>
            <w:ind w:left="644" w:right="123" w:firstLine="0"/>
            <w:jc w:val="both"/>
          </w:pPr>
        </w:pPrChange>
      </w:pPr>
      <w:r w:rsidRPr="009812BB">
        <w:rPr>
          <w:noProof/>
        </w:rPr>
        <w:drawing>
          <wp:inline distT="0" distB="0" distL="0" distR="0" wp14:anchorId="0B183991" wp14:editId="5D98306B">
            <wp:extent cx="5745480" cy="1612900"/>
            <wp:effectExtent l="0" t="0" r="7620" b="6350"/>
            <wp:docPr id="60240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02427" name=""/>
                    <pic:cNvPicPr/>
                  </pic:nvPicPr>
                  <pic:blipFill>
                    <a:blip r:embed="rId43"/>
                    <a:stretch>
                      <a:fillRect/>
                    </a:stretch>
                  </pic:blipFill>
                  <pic:spPr>
                    <a:xfrm>
                      <a:off x="0" y="0"/>
                      <a:ext cx="5745480" cy="1612900"/>
                    </a:xfrm>
                    <a:prstGeom prst="rect">
                      <a:avLst/>
                    </a:prstGeom>
                  </pic:spPr>
                </pic:pic>
              </a:graphicData>
            </a:graphic>
          </wp:inline>
        </w:drawing>
      </w:r>
    </w:p>
    <w:p w14:paraId="55068DFD" w14:textId="25711DEE" w:rsidR="00521608" w:rsidRDefault="003623E9">
      <w:pPr>
        <w:spacing w:before="111" w:line="242" w:lineRule="auto"/>
        <w:ind w:right="123"/>
        <w:jc w:val="center"/>
      </w:pPr>
      <w:ins w:id="341" w:author="PHAM DUY NGUYEN" w:date="2025-06-10T11:00:00Z" w16du:dateUtc="2025-06-10T04:00:00Z">
        <w:r w:rsidRPr="003623E9">
          <w:rPr>
            <w:b/>
            <w:bCs/>
            <w:rPrChange w:id="342" w:author="PHAM DUY NGUYEN" w:date="2025-06-10T11:07:00Z" w16du:dateUtc="2025-06-10T04:07:00Z">
              <w:rPr/>
            </w:rPrChange>
          </w:rPr>
          <w:t xml:space="preserve">Figure </w:t>
        </w:r>
      </w:ins>
      <w:r w:rsidR="00BA50B4">
        <w:rPr>
          <w:b/>
          <w:bCs/>
        </w:rPr>
        <w:t>2</w:t>
      </w:r>
      <w:r w:rsidR="00EB620B">
        <w:rPr>
          <w:b/>
          <w:bCs/>
        </w:rPr>
        <w:t>0</w:t>
      </w:r>
      <w:ins w:id="343" w:author="PHAM DUY NGUYEN" w:date="2025-06-10T11:00:00Z" w16du:dateUtc="2025-06-10T04:00:00Z">
        <w:r w:rsidRPr="003623E9">
          <w:rPr>
            <w:b/>
            <w:bCs/>
            <w:rPrChange w:id="344" w:author="PHAM DUY NGUYEN" w:date="2025-06-10T11:07:00Z" w16du:dateUtc="2025-06-10T04:07:00Z">
              <w:rPr/>
            </w:rPrChange>
          </w:rPr>
          <w:t>.</w:t>
        </w:r>
        <w:r>
          <w:t xml:space="preserve"> The result of the second MapReduce job.</w:t>
        </w:r>
      </w:ins>
    </w:p>
    <w:p w14:paraId="04356148" w14:textId="77777777" w:rsidR="00176C6C" w:rsidRDefault="00176C6C">
      <w:pPr>
        <w:spacing w:before="111" w:line="242" w:lineRule="auto"/>
        <w:ind w:right="123"/>
        <w:jc w:val="center"/>
      </w:pPr>
    </w:p>
    <w:p w14:paraId="0E8C35C3" w14:textId="014196EE" w:rsidR="000267A8" w:rsidRDefault="000267A8">
      <w:pPr>
        <w:spacing w:before="111" w:line="242" w:lineRule="auto"/>
        <w:ind w:right="123"/>
        <w:pPrChange w:id="345" w:author="PHAM DUY NGUYEN" w:date="2025-06-10T23:36:00Z" w16du:dateUtc="2025-06-10T16:36:00Z">
          <w:pPr>
            <w:pStyle w:val="ListParagraph"/>
            <w:spacing w:before="111" w:line="242" w:lineRule="auto"/>
            <w:ind w:left="644" w:right="123" w:firstLine="0"/>
            <w:jc w:val="both"/>
          </w:pPr>
        </w:pPrChange>
      </w:pPr>
      <w:r>
        <w:rPr>
          <w:b/>
          <w:bCs/>
          <w:i/>
          <w:iCs/>
        </w:rPr>
        <w:t>(*)</w:t>
      </w:r>
      <w:ins w:id="346" w:author="PHAM DUY NGUYEN" w:date="2025-06-10T23:34:00Z" w16du:dateUtc="2025-06-10T16:34:00Z">
        <w:r w:rsidRPr="00297260">
          <w:rPr>
            <w:b/>
            <w:bCs/>
            <w:i/>
            <w:iCs/>
            <w:rPrChange w:id="347" w:author="PHAM DUY NGUYEN" w:date="2025-06-10T23:36:00Z" w16du:dateUtc="2025-06-10T16:36:00Z">
              <w:rPr/>
            </w:rPrChange>
          </w:rPr>
          <w:t>Additional MapReduce Implementation:</w:t>
        </w:r>
        <w:r w:rsidRPr="008E21FE">
          <w:t xml:space="preserve"> </w:t>
        </w:r>
        <w:r w:rsidR="0047733F" w:rsidRPr="008E21FE">
          <w:t>Counting Terms</w:t>
        </w:r>
      </w:ins>
      <w:r w:rsidR="0047733F">
        <w:t xml:space="preserve"> that start with all upper-case letters and follow by the lower-case letters </w:t>
      </w:r>
      <w:ins w:id="348" w:author="PHAM DUY NGUYEN" w:date="2025-06-10T23:34:00Z" w16du:dateUtc="2025-06-10T16:34:00Z">
        <w:r w:rsidR="0047733F" w:rsidRPr="008E21FE">
          <w:t>Appearing Only Once in the Entire Document</w:t>
        </w:r>
      </w:ins>
      <w:r>
        <w:t xml:space="preserve">: </w:t>
      </w:r>
    </w:p>
    <w:p w14:paraId="1E7E40C7" w14:textId="699B57A2" w:rsidR="000267A8" w:rsidRDefault="0005681D" w:rsidP="000267A8">
      <w:pPr>
        <w:spacing w:before="111" w:line="242" w:lineRule="auto"/>
        <w:ind w:right="123"/>
      </w:pPr>
      <w:r w:rsidRPr="0005681D">
        <w:rPr>
          <w:noProof/>
        </w:rPr>
        <w:drawing>
          <wp:inline distT="0" distB="0" distL="0" distR="0" wp14:anchorId="077DDA0A" wp14:editId="33210559">
            <wp:extent cx="5745480" cy="1765300"/>
            <wp:effectExtent l="0" t="0" r="7620" b="6350"/>
            <wp:docPr id="62236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69934" name=""/>
                    <pic:cNvPicPr/>
                  </pic:nvPicPr>
                  <pic:blipFill>
                    <a:blip r:embed="rId44"/>
                    <a:stretch>
                      <a:fillRect/>
                    </a:stretch>
                  </pic:blipFill>
                  <pic:spPr>
                    <a:xfrm>
                      <a:off x="0" y="0"/>
                      <a:ext cx="5745480" cy="1765300"/>
                    </a:xfrm>
                    <a:prstGeom prst="rect">
                      <a:avLst/>
                    </a:prstGeom>
                  </pic:spPr>
                </pic:pic>
              </a:graphicData>
            </a:graphic>
          </wp:inline>
        </w:drawing>
      </w:r>
    </w:p>
    <w:p w14:paraId="32CEE4FB" w14:textId="1EE281DE" w:rsidR="00197A1F" w:rsidRDefault="00197A1F" w:rsidP="00197A1F">
      <w:pPr>
        <w:spacing w:before="111" w:line="242" w:lineRule="auto"/>
        <w:ind w:right="123"/>
        <w:jc w:val="center"/>
      </w:pPr>
      <w:r w:rsidRPr="00197A1F">
        <w:rPr>
          <w:b/>
          <w:bCs/>
        </w:rPr>
        <w:t>Figure 2</w:t>
      </w:r>
      <w:r w:rsidR="00EB620B">
        <w:rPr>
          <w:b/>
          <w:bCs/>
        </w:rPr>
        <w:t>1</w:t>
      </w:r>
      <w:r w:rsidRPr="00197A1F">
        <w:rPr>
          <w:b/>
          <w:bCs/>
        </w:rPr>
        <w:t xml:space="preserve">. </w:t>
      </w:r>
      <w:r w:rsidRPr="00197A1F">
        <w:t>The commands to</w:t>
      </w:r>
      <w:r>
        <w:t xml:space="preserve"> compile and c</w:t>
      </w:r>
      <w:r w:rsidRPr="00197A1F">
        <w:t>ollect</w:t>
      </w:r>
      <w:r>
        <w:t xml:space="preserve"> the compiled Java files into</w:t>
      </w:r>
      <w:r w:rsidR="00583472">
        <w:t xml:space="preserve"> a</w:t>
      </w:r>
      <w:r>
        <w:t xml:space="preserve"> JAR file.</w:t>
      </w:r>
    </w:p>
    <w:p w14:paraId="34C399FC" w14:textId="77777777" w:rsidR="0005681D" w:rsidRDefault="0005681D" w:rsidP="00197A1F">
      <w:pPr>
        <w:spacing w:before="111" w:line="242" w:lineRule="auto"/>
        <w:ind w:right="123"/>
        <w:jc w:val="center"/>
      </w:pPr>
    </w:p>
    <w:p w14:paraId="76FEDA5E" w14:textId="495C3248" w:rsidR="00197A1F" w:rsidRDefault="004C4FA3" w:rsidP="00197A1F">
      <w:pPr>
        <w:spacing w:before="111" w:line="242" w:lineRule="auto"/>
        <w:ind w:right="123"/>
        <w:jc w:val="center"/>
      </w:pPr>
      <w:r w:rsidRPr="004C4FA3">
        <w:rPr>
          <w:noProof/>
        </w:rPr>
        <w:lastRenderedPageBreak/>
        <w:drawing>
          <wp:inline distT="0" distB="0" distL="0" distR="0" wp14:anchorId="7101C90C" wp14:editId="558A1825">
            <wp:extent cx="5745480" cy="2780665"/>
            <wp:effectExtent l="0" t="0" r="7620" b="635"/>
            <wp:docPr id="74408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88598" name=""/>
                    <pic:cNvPicPr/>
                  </pic:nvPicPr>
                  <pic:blipFill>
                    <a:blip r:embed="rId45"/>
                    <a:stretch>
                      <a:fillRect/>
                    </a:stretch>
                  </pic:blipFill>
                  <pic:spPr>
                    <a:xfrm>
                      <a:off x="0" y="0"/>
                      <a:ext cx="5745480" cy="2780665"/>
                    </a:xfrm>
                    <a:prstGeom prst="rect">
                      <a:avLst/>
                    </a:prstGeom>
                  </pic:spPr>
                </pic:pic>
              </a:graphicData>
            </a:graphic>
          </wp:inline>
        </w:drawing>
      </w:r>
    </w:p>
    <w:p w14:paraId="23B2F5DD" w14:textId="3725B8E8" w:rsidR="004C4FA3" w:rsidRDefault="004C4FA3" w:rsidP="00197A1F">
      <w:pPr>
        <w:spacing w:before="111" w:line="242" w:lineRule="auto"/>
        <w:ind w:right="123"/>
        <w:jc w:val="center"/>
      </w:pPr>
      <w:r w:rsidRPr="004C4FA3">
        <w:rPr>
          <w:b/>
          <w:bCs/>
        </w:rPr>
        <w:t>Figure 2</w:t>
      </w:r>
      <w:r w:rsidR="00EB620B">
        <w:rPr>
          <w:b/>
          <w:bCs/>
        </w:rPr>
        <w:t>2</w:t>
      </w:r>
      <w:r w:rsidRPr="004C4FA3">
        <w:rPr>
          <w:b/>
          <w:bCs/>
        </w:rPr>
        <w:t>.</w:t>
      </w:r>
      <w:r>
        <w:t xml:space="preserve"> The command for executing the first MapReduce on Hadoop.</w:t>
      </w:r>
    </w:p>
    <w:p w14:paraId="6D6B0E9A" w14:textId="77777777" w:rsidR="0005681D" w:rsidRDefault="0005681D" w:rsidP="00197A1F">
      <w:pPr>
        <w:spacing w:before="111" w:line="242" w:lineRule="auto"/>
        <w:ind w:right="123"/>
        <w:jc w:val="center"/>
      </w:pPr>
    </w:p>
    <w:p w14:paraId="58AFF681" w14:textId="258C6E05" w:rsidR="004C4FA3" w:rsidRDefault="004C4FA3" w:rsidP="00197A1F">
      <w:pPr>
        <w:spacing w:before="111" w:line="242" w:lineRule="auto"/>
        <w:ind w:right="123"/>
        <w:jc w:val="center"/>
      </w:pPr>
      <w:r w:rsidRPr="004C4FA3">
        <w:rPr>
          <w:noProof/>
        </w:rPr>
        <w:drawing>
          <wp:inline distT="0" distB="0" distL="0" distR="0" wp14:anchorId="17656A58" wp14:editId="11232C22">
            <wp:extent cx="5745480" cy="1256665"/>
            <wp:effectExtent l="0" t="0" r="7620" b="635"/>
            <wp:docPr id="120385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59529" name=""/>
                    <pic:cNvPicPr/>
                  </pic:nvPicPr>
                  <pic:blipFill>
                    <a:blip r:embed="rId46"/>
                    <a:stretch>
                      <a:fillRect/>
                    </a:stretch>
                  </pic:blipFill>
                  <pic:spPr>
                    <a:xfrm>
                      <a:off x="0" y="0"/>
                      <a:ext cx="5745480" cy="1256665"/>
                    </a:xfrm>
                    <a:prstGeom prst="rect">
                      <a:avLst/>
                    </a:prstGeom>
                  </pic:spPr>
                </pic:pic>
              </a:graphicData>
            </a:graphic>
          </wp:inline>
        </w:drawing>
      </w:r>
    </w:p>
    <w:p w14:paraId="7A86ACE7" w14:textId="7858EB2D" w:rsidR="004C4FA3" w:rsidRDefault="004C4FA3" w:rsidP="00197A1F">
      <w:pPr>
        <w:spacing w:before="111" w:line="242" w:lineRule="auto"/>
        <w:ind w:right="123"/>
        <w:jc w:val="center"/>
      </w:pPr>
      <w:r w:rsidRPr="004C4FA3">
        <w:rPr>
          <w:b/>
          <w:bCs/>
        </w:rPr>
        <w:t>Figure 2</w:t>
      </w:r>
      <w:r w:rsidR="00EB620B">
        <w:rPr>
          <w:b/>
          <w:bCs/>
        </w:rPr>
        <w:t>3</w:t>
      </w:r>
      <w:r w:rsidRPr="004C4FA3">
        <w:rPr>
          <w:b/>
          <w:bCs/>
        </w:rPr>
        <w:t>.</w:t>
      </w:r>
      <w:r>
        <w:t xml:space="preserve"> The commands for harvesting and checking the result of the first MapReduce.</w:t>
      </w:r>
    </w:p>
    <w:p w14:paraId="4C3AC70A" w14:textId="149FFF6B" w:rsidR="004C4FA3" w:rsidRDefault="0005681D" w:rsidP="00197A1F">
      <w:pPr>
        <w:spacing w:before="111" w:line="242" w:lineRule="auto"/>
        <w:ind w:right="123"/>
        <w:jc w:val="center"/>
      </w:pPr>
      <w:r w:rsidRPr="0005681D">
        <w:rPr>
          <w:noProof/>
        </w:rPr>
        <w:drawing>
          <wp:inline distT="0" distB="0" distL="0" distR="0" wp14:anchorId="591675C0" wp14:editId="3C089B4C">
            <wp:extent cx="5745480" cy="3217545"/>
            <wp:effectExtent l="0" t="0" r="7620" b="1905"/>
            <wp:docPr id="202982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27757" name=""/>
                    <pic:cNvPicPr/>
                  </pic:nvPicPr>
                  <pic:blipFill>
                    <a:blip r:embed="rId47"/>
                    <a:stretch>
                      <a:fillRect/>
                    </a:stretch>
                  </pic:blipFill>
                  <pic:spPr>
                    <a:xfrm>
                      <a:off x="0" y="0"/>
                      <a:ext cx="5745480" cy="3217545"/>
                    </a:xfrm>
                    <a:prstGeom prst="rect">
                      <a:avLst/>
                    </a:prstGeom>
                  </pic:spPr>
                </pic:pic>
              </a:graphicData>
            </a:graphic>
          </wp:inline>
        </w:drawing>
      </w:r>
    </w:p>
    <w:p w14:paraId="2AD249D9" w14:textId="54BDDF67" w:rsidR="004C4FA3" w:rsidRDefault="004C4FA3" w:rsidP="00197A1F">
      <w:pPr>
        <w:spacing w:before="111" w:line="242" w:lineRule="auto"/>
        <w:ind w:right="123"/>
        <w:jc w:val="center"/>
      </w:pPr>
      <w:r w:rsidRPr="004C4FA3">
        <w:rPr>
          <w:b/>
          <w:bCs/>
        </w:rPr>
        <w:t>Figure 2</w:t>
      </w:r>
      <w:r w:rsidR="00EB620B">
        <w:rPr>
          <w:b/>
          <w:bCs/>
        </w:rPr>
        <w:t>4</w:t>
      </w:r>
      <w:r w:rsidRPr="004C4FA3">
        <w:rPr>
          <w:b/>
          <w:bCs/>
        </w:rPr>
        <w:t>.</w:t>
      </w:r>
      <w:r>
        <w:t xml:space="preserve"> The result of the first MapReduce.</w:t>
      </w:r>
    </w:p>
    <w:p w14:paraId="2C4DBEEB" w14:textId="77777777" w:rsidR="0005681D" w:rsidRDefault="0005681D" w:rsidP="00197A1F">
      <w:pPr>
        <w:spacing w:before="111" w:line="242" w:lineRule="auto"/>
        <w:ind w:right="123"/>
        <w:jc w:val="center"/>
      </w:pPr>
    </w:p>
    <w:p w14:paraId="7D26A831" w14:textId="50D0F681" w:rsidR="0005681D" w:rsidRDefault="004C4FA3" w:rsidP="0006558A">
      <w:pPr>
        <w:spacing w:before="111" w:line="242" w:lineRule="auto"/>
        <w:ind w:right="123"/>
        <w:jc w:val="center"/>
      </w:pPr>
      <w:r w:rsidRPr="004C4FA3">
        <w:rPr>
          <w:noProof/>
        </w:rPr>
        <w:lastRenderedPageBreak/>
        <w:drawing>
          <wp:inline distT="0" distB="0" distL="0" distR="0" wp14:anchorId="7978DEEE" wp14:editId="1C3240FC">
            <wp:extent cx="5745480" cy="2805430"/>
            <wp:effectExtent l="0" t="0" r="7620" b="0"/>
            <wp:docPr id="15128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4493" name=""/>
                    <pic:cNvPicPr/>
                  </pic:nvPicPr>
                  <pic:blipFill>
                    <a:blip r:embed="rId48"/>
                    <a:stretch>
                      <a:fillRect/>
                    </a:stretch>
                  </pic:blipFill>
                  <pic:spPr>
                    <a:xfrm>
                      <a:off x="0" y="0"/>
                      <a:ext cx="5745480" cy="2805430"/>
                    </a:xfrm>
                    <a:prstGeom prst="rect">
                      <a:avLst/>
                    </a:prstGeom>
                  </pic:spPr>
                </pic:pic>
              </a:graphicData>
            </a:graphic>
          </wp:inline>
        </w:drawing>
      </w:r>
    </w:p>
    <w:p w14:paraId="24F345A6" w14:textId="426289B0" w:rsidR="004C4FA3" w:rsidRDefault="004C4FA3" w:rsidP="00197A1F">
      <w:pPr>
        <w:spacing w:before="111" w:line="242" w:lineRule="auto"/>
        <w:ind w:right="123"/>
        <w:jc w:val="center"/>
      </w:pPr>
      <w:r w:rsidRPr="004C4FA3">
        <w:rPr>
          <w:b/>
          <w:bCs/>
        </w:rPr>
        <w:t>Figure 2</w:t>
      </w:r>
      <w:r w:rsidR="00EB620B">
        <w:rPr>
          <w:b/>
          <w:bCs/>
        </w:rPr>
        <w:t>5</w:t>
      </w:r>
      <w:r w:rsidRPr="004C4FA3">
        <w:rPr>
          <w:b/>
          <w:bCs/>
        </w:rPr>
        <w:t>.</w:t>
      </w:r>
      <w:r>
        <w:t xml:space="preserve"> The command for executing the second MapReduce on Hadoop.</w:t>
      </w:r>
    </w:p>
    <w:p w14:paraId="01A63832" w14:textId="77777777" w:rsidR="0006558A" w:rsidRDefault="0006558A" w:rsidP="00197A1F">
      <w:pPr>
        <w:spacing w:before="111" w:line="242" w:lineRule="auto"/>
        <w:ind w:right="123"/>
        <w:jc w:val="center"/>
      </w:pPr>
    </w:p>
    <w:p w14:paraId="6B16FD40" w14:textId="2C5F3E66" w:rsidR="004C4FA3" w:rsidRDefault="004C4FA3" w:rsidP="00197A1F">
      <w:pPr>
        <w:spacing w:before="111" w:line="242" w:lineRule="auto"/>
        <w:ind w:right="123"/>
        <w:jc w:val="center"/>
      </w:pPr>
      <w:r w:rsidRPr="004C4FA3">
        <w:rPr>
          <w:noProof/>
        </w:rPr>
        <w:drawing>
          <wp:inline distT="0" distB="0" distL="0" distR="0" wp14:anchorId="5CE996C2" wp14:editId="79B03DA6">
            <wp:extent cx="5745480" cy="1290320"/>
            <wp:effectExtent l="0" t="0" r="7620" b="5080"/>
            <wp:docPr id="68417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70743" name=""/>
                    <pic:cNvPicPr/>
                  </pic:nvPicPr>
                  <pic:blipFill>
                    <a:blip r:embed="rId49"/>
                    <a:stretch>
                      <a:fillRect/>
                    </a:stretch>
                  </pic:blipFill>
                  <pic:spPr>
                    <a:xfrm>
                      <a:off x="0" y="0"/>
                      <a:ext cx="5745480" cy="1290320"/>
                    </a:xfrm>
                    <a:prstGeom prst="rect">
                      <a:avLst/>
                    </a:prstGeom>
                  </pic:spPr>
                </pic:pic>
              </a:graphicData>
            </a:graphic>
          </wp:inline>
        </w:drawing>
      </w:r>
    </w:p>
    <w:p w14:paraId="16704DF5" w14:textId="5F35178B" w:rsidR="004C4FA3" w:rsidRDefault="004C4FA3" w:rsidP="004C4FA3">
      <w:pPr>
        <w:spacing w:before="111" w:line="242" w:lineRule="auto"/>
        <w:ind w:right="123"/>
        <w:jc w:val="center"/>
      </w:pPr>
      <w:r w:rsidRPr="004C4FA3">
        <w:rPr>
          <w:b/>
          <w:bCs/>
        </w:rPr>
        <w:t>Figure 2</w:t>
      </w:r>
      <w:r w:rsidR="00EB620B">
        <w:rPr>
          <w:b/>
          <w:bCs/>
        </w:rPr>
        <w:t>6</w:t>
      </w:r>
      <w:r w:rsidRPr="004C4FA3">
        <w:rPr>
          <w:b/>
          <w:bCs/>
        </w:rPr>
        <w:t xml:space="preserve">. </w:t>
      </w:r>
      <w:r>
        <w:t>The commands for harvesting and checking the result of the second MapReduce.</w:t>
      </w:r>
    </w:p>
    <w:p w14:paraId="02EE523C" w14:textId="77777777" w:rsidR="005A6822" w:rsidRDefault="005A6822" w:rsidP="004C4FA3">
      <w:pPr>
        <w:spacing w:before="111" w:line="242" w:lineRule="auto"/>
        <w:ind w:right="123"/>
        <w:jc w:val="center"/>
      </w:pPr>
    </w:p>
    <w:p w14:paraId="0C1B8840" w14:textId="78D6D09D" w:rsidR="004C4FA3" w:rsidRDefault="0005681D" w:rsidP="00197A1F">
      <w:pPr>
        <w:spacing w:before="111" w:line="242" w:lineRule="auto"/>
        <w:ind w:right="123"/>
        <w:jc w:val="center"/>
      </w:pPr>
      <w:r w:rsidRPr="0005681D">
        <w:rPr>
          <w:noProof/>
        </w:rPr>
        <w:drawing>
          <wp:inline distT="0" distB="0" distL="0" distR="0" wp14:anchorId="640E2206" wp14:editId="6014BE5F">
            <wp:extent cx="5745480" cy="852805"/>
            <wp:effectExtent l="0" t="0" r="7620" b="4445"/>
            <wp:docPr id="81957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70924" name=""/>
                    <pic:cNvPicPr/>
                  </pic:nvPicPr>
                  <pic:blipFill>
                    <a:blip r:embed="rId50"/>
                    <a:stretch>
                      <a:fillRect/>
                    </a:stretch>
                  </pic:blipFill>
                  <pic:spPr>
                    <a:xfrm>
                      <a:off x="0" y="0"/>
                      <a:ext cx="5745480" cy="852805"/>
                    </a:xfrm>
                    <a:prstGeom prst="rect">
                      <a:avLst/>
                    </a:prstGeom>
                  </pic:spPr>
                </pic:pic>
              </a:graphicData>
            </a:graphic>
          </wp:inline>
        </w:drawing>
      </w:r>
    </w:p>
    <w:p w14:paraId="0DC4B143" w14:textId="135DC833" w:rsidR="004C4FA3" w:rsidRDefault="004C4FA3" w:rsidP="00197A1F">
      <w:pPr>
        <w:spacing w:before="111" w:line="242" w:lineRule="auto"/>
        <w:ind w:right="123"/>
        <w:jc w:val="center"/>
      </w:pPr>
      <w:r w:rsidRPr="00FB54EC">
        <w:rPr>
          <w:b/>
          <w:bCs/>
        </w:rPr>
        <w:t>Figure 2</w:t>
      </w:r>
      <w:r w:rsidR="00EB620B">
        <w:rPr>
          <w:b/>
          <w:bCs/>
        </w:rPr>
        <w:t>7</w:t>
      </w:r>
      <w:r w:rsidRPr="00FB54EC">
        <w:rPr>
          <w:b/>
          <w:bCs/>
        </w:rPr>
        <w:t>.</w:t>
      </w:r>
      <w:r>
        <w:t xml:space="preserve"> The result of the second MapReduce.</w:t>
      </w:r>
    </w:p>
    <w:p w14:paraId="24E746C8" w14:textId="77777777" w:rsidR="00241A84" w:rsidRPr="008B151F" w:rsidRDefault="00241A84" w:rsidP="00197A1F">
      <w:pPr>
        <w:spacing w:before="111" w:line="242" w:lineRule="auto"/>
        <w:ind w:right="123"/>
        <w:jc w:val="center"/>
      </w:pPr>
    </w:p>
    <w:p w14:paraId="12B420AF" w14:textId="77777777" w:rsidR="008B151F" w:rsidRDefault="008B151F" w:rsidP="009B52DE">
      <w:pPr>
        <w:pStyle w:val="ListParagraph"/>
        <w:numPr>
          <w:ilvl w:val="0"/>
          <w:numId w:val="20"/>
        </w:numPr>
        <w:spacing w:before="111" w:line="242" w:lineRule="auto"/>
        <w:ind w:right="123"/>
        <w:jc w:val="both"/>
      </w:pPr>
      <w:r>
        <w:t>You are assigned to find the word counts of any terms in the given dataset starting with the upper-case letter "A," "C," "G," "W," or "Y," followed by lowercase letters regardless of the length. Answering the questions:</w:t>
      </w:r>
    </w:p>
    <w:p w14:paraId="08C83032" w14:textId="11685FDC" w:rsidR="008B151F" w:rsidRPr="00AD3EF9" w:rsidRDefault="008B151F" w:rsidP="009B52DE">
      <w:pPr>
        <w:pStyle w:val="ListParagraph"/>
        <w:numPr>
          <w:ilvl w:val="1"/>
          <w:numId w:val="20"/>
        </w:numPr>
        <w:spacing w:before="111" w:line="242" w:lineRule="auto"/>
        <w:ind w:left="993" w:right="123"/>
        <w:jc w:val="both"/>
      </w:pPr>
      <w:r>
        <w:t xml:space="preserve">What is the term under the given criteria with the highest appearance count, and what is its count? </w:t>
      </w:r>
      <w:r>
        <w:rPr>
          <w:b/>
          <w:bCs/>
        </w:rPr>
        <w:t>[10 marks]</w:t>
      </w:r>
    </w:p>
    <w:p w14:paraId="124EEEB3" w14:textId="69427D0C" w:rsidR="00AD3EF9" w:rsidRPr="00AD3EF9" w:rsidRDefault="00AD3EF9" w:rsidP="009B52DE">
      <w:pPr>
        <w:pStyle w:val="ListParagraph"/>
        <w:spacing w:before="111" w:line="242" w:lineRule="auto"/>
        <w:ind w:left="993" w:right="123" w:firstLine="0"/>
        <w:jc w:val="both"/>
      </w:pPr>
      <w:r>
        <w:t xml:space="preserve">The term is </w:t>
      </w:r>
      <w:r>
        <w:rPr>
          <w:u w:val="single"/>
        </w:rPr>
        <w:t xml:space="preserve">   </w:t>
      </w:r>
      <w:r w:rsidR="00201A31" w:rsidRPr="00771240">
        <w:rPr>
          <w:u w:val="single"/>
          <w:rPrChange w:id="349" w:author="PHAM DUY NGUYEN" w:date="2025-06-10T11:47:00Z" w16du:dateUtc="2025-06-10T04:47:00Z">
            <w:rPr>
              <w:color w:val="00B0F0"/>
              <w:u w:val="single"/>
            </w:rPr>
          </w:rPrChange>
        </w:rPr>
        <w:t>“</w:t>
      </w:r>
      <w:r w:rsidR="00201A31" w:rsidRPr="00771240">
        <w:rPr>
          <w:b/>
          <w:bCs/>
          <w:u w:val="single"/>
          <w:rPrChange w:id="350" w:author="PHAM DUY NGUYEN" w:date="2025-06-10T11:47:00Z" w16du:dateUtc="2025-06-10T04:47:00Z">
            <w:rPr>
              <w:color w:val="00B0F0"/>
              <w:u w:val="single"/>
            </w:rPr>
          </w:rPrChange>
        </w:rPr>
        <w:t>Wik</w:t>
      </w:r>
      <w:r w:rsidR="00201A31" w:rsidRPr="00771240">
        <w:rPr>
          <w:u w:val="single"/>
          <w:rPrChange w:id="351" w:author="PHAM DUY NGUYEN" w:date="2025-06-10T11:47:00Z" w16du:dateUtc="2025-06-10T04:47:00Z">
            <w:rPr>
              <w:color w:val="00B0F0"/>
              <w:u w:val="single"/>
            </w:rPr>
          </w:rPrChange>
        </w:rPr>
        <w:t>”</w:t>
      </w:r>
      <w:r w:rsidR="007A7987" w:rsidRPr="00771240">
        <w:rPr>
          <w:u w:val="single"/>
        </w:rPr>
        <w:t>,</w:t>
      </w:r>
      <w:r w:rsidR="007A7987" w:rsidRPr="00771240">
        <w:t xml:space="preserve"> </w:t>
      </w:r>
      <w:r>
        <w:t>and its appearance count is</w:t>
      </w:r>
      <w:r w:rsidRPr="00AD3EF9">
        <w:t xml:space="preserve"> </w:t>
      </w:r>
      <w:r w:rsidRPr="00AD3EF9">
        <w:rPr>
          <w:u w:val="single"/>
        </w:rPr>
        <w:t xml:space="preserve">  </w:t>
      </w:r>
      <w:r>
        <w:rPr>
          <w:u w:val="single"/>
        </w:rPr>
        <w:t xml:space="preserve"> </w:t>
      </w:r>
      <w:r w:rsidR="00201A31" w:rsidRPr="00771240">
        <w:rPr>
          <w:b/>
          <w:bCs/>
          <w:u w:val="single"/>
          <w:rPrChange w:id="352" w:author="PHAM DUY NGUYEN" w:date="2025-06-10T11:47:00Z" w16du:dateUtc="2025-06-10T04:47:00Z">
            <w:rPr>
              <w:color w:val="00B0F0"/>
              <w:u w:val="single"/>
            </w:rPr>
          </w:rPrChange>
        </w:rPr>
        <w:t>177</w:t>
      </w:r>
      <w:r>
        <w:rPr>
          <w:u w:val="single"/>
        </w:rPr>
        <w:t xml:space="preserve">        </w:t>
      </w:r>
      <w:r>
        <w:t>.</w:t>
      </w:r>
    </w:p>
    <w:p w14:paraId="388B1849" w14:textId="77777777" w:rsidR="00AD3EF9" w:rsidRDefault="00AD3EF9" w:rsidP="009B52DE">
      <w:pPr>
        <w:pStyle w:val="ListParagraph"/>
        <w:spacing w:before="111" w:line="242" w:lineRule="auto"/>
        <w:ind w:left="993" w:right="123" w:firstLine="0"/>
        <w:jc w:val="both"/>
      </w:pPr>
    </w:p>
    <w:p w14:paraId="32C8A4B9" w14:textId="69BC7E7D" w:rsidR="008B151F" w:rsidRPr="00EE1A85" w:rsidRDefault="008B151F" w:rsidP="009B52DE">
      <w:pPr>
        <w:pStyle w:val="ListParagraph"/>
        <w:numPr>
          <w:ilvl w:val="1"/>
          <w:numId w:val="20"/>
        </w:numPr>
        <w:spacing w:before="111" w:line="242" w:lineRule="auto"/>
        <w:ind w:left="993" w:right="123"/>
        <w:jc w:val="both"/>
      </w:pPr>
      <w:r>
        <w:t xml:space="preserve">What is the term under the given criteria for the second high appearance count, and what is its count? </w:t>
      </w:r>
      <w:r>
        <w:rPr>
          <w:b/>
          <w:bCs/>
        </w:rPr>
        <w:t>[10 marks]</w:t>
      </w:r>
    </w:p>
    <w:p w14:paraId="455D0646" w14:textId="36C4175E" w:rsidR="00EE1A85" w:rsidRPr="00AD3EF9" w:rsidRDefault="00EE1A85" w:rsidP="009B52DE">
      <w:pPr>
        <w:pStyle w:val="ListParagraph"/>
        <w:spacing w:before="111" w:line="242" w:lineRule="auto"/>
        <w:ind w:left="917" w:right="123" w:firstLine="76"/>
        <w:jc w:val="both"/>
      </w:pPr>
      <w:r>
        <w:t xml:space="preserve">The term is </w:t>
      </w:r>
      <w:r>
        <w:rPr>
          <w:u w:val="single"/>
        </w:rPr>
        <w:t xml:space="preserve">   </w:t>
      </w:r>
      <w:r w:rsidR="00561586" w:rsidRPr="00771240">
        <w:rPr>
          <w:u w:val="single"/>
          <w:rPrChange w:id="353" w:author="PHAM DUY NGUYEN" w:date="2025-06-10T11:47:00Z" w16du:dateUtc="2025-06-10T04:47:00Z">
            <w:rPr>
              <w:color w:val="00B0F0"/>
              <w:u w:val="single"/>
            </w:rPr>
          </w:rPrChange>
        </w:rPr>
        <w:t>“</w:t>
      </w:r>
      <w:r w:rsidR="00561586" w:rsidRPr="00771240">
        <w:rPr>
          <w:b/>
          <w:bCs/>
          <w:u w:val="single"/>
          <w:rPrChange w:id="354" w:author="PHAM DUY NGUYEN" w:date="2025-06-10T11:47:00Z" w16du:dateUtc="2025-06-10T04:47:00Z">
            <w:rPr>
              <w:color w:val="00B0F0"/>
              <w:u w:val="single"/>
            </w:rPr>
          </w:rPrChange>
        </w:rPr>
        <w:t>Gugu</w:t>
      </w:r>
      <w:r w:rsidR="00561586" w:rsidRPr="00771240">
        <w:rPr>
          <w:u w:val="single"/>
          <w:rPrChange w:id="355" w:author="PHAM DUY NGUYEN" w:date="2025-06-10T11:47:00Z" w16du:dateUtc="2025-06-10T04:47:00Z">
            <w:rPr>
              <w:color w:val="00B0F0"/>
              <w:u w:val="single"/>
            </w:rPr>
          </w:rPrChange>
        </w:rPr>
        <w:t>”</w:t>
      </w:r>
      <w:r w:rsidRPr="00771240">
        <w:rPr>
          <w:u w:val="single"/>
        </w:rPr>
        <w:t>,</w:t>
      </w:r>
      <w:r w:rsidRPr="00771240">
        <w:t xml:space="preserve"> </w:t>
      </w:r>
      <w:r>
        <w:t>and its appearance count is</w:t>
      </w:r>
      <w:r w:rsidRPr="00AD3EF9">
        <w:t xml:space="preserve"> </w:t>
      </w:r>
      <w:r w:rsidRPr="00AD3EF9">
        <w:rPr>
          <w:u w:val="single"/>
        </w:rPr>
        <w:t xml:space="preserve">  </w:t>
      </w:r>
      <w:r>
        <w:rPr>
          <w:u w:val="single"/>
        </w:rPr>
        <w:t xml:space="preserve"> </w:t>
      </w:r>
      <w:r w:rsidR="00561586" w:rsidRPr="00771240">
        <w:rPr>
          <w:b/>
          <w:bCs/>
          <w:u w:val="single"/>
          <w:rPrChange w:id="356" w:author="PHAM DUY NGUYEN" w:date="2025-06-10T11:47:00Z" w16du:dateUtc="2025-06-10T04:47:00Z">
            <w:rPr>
              <w:color w:val="00B0F0"/>
              <w:u w:val="single"/>
            </w:rPr>
          </w:rPrChange>
        </w:rPr>
        <w:t>54</w:t>
      </w:r>
      <w:r w:rsidRPr="00771240">
        <w:rPr>
          <w:u w:val="single"/>
        </w:rPr>
        <w:t xml:space="preserve">      </w:t>
      </w:r>
      <w:r>
        <w:t>.</w:t>
      </w:r>
    </w:p>
    <w:p w14:paraId="0CD3C0DA" w14:textId="77777777" w:rsidR="00EE1A85" w:rsidRDefault="00EE1A85" w:rsidP="009B52DE">
      <w:pPr>
        <w:pStyle w:val="ListParagraph"/>
        <w:spacing w:before="111" w:line="242" w:lineRule="auto"/>
        <w:ind w:left="993" w:right="123" w:firstLine="0"/>
        <w:jc w:val="both"/>
      </w:pPr>
    </w:p>
    <w:p w14:paraId="5FDED51F" w14:textId="2A4ACDEB" w:rsidR="008B151F" w:rsidRPr="00EE1A85" w:rsidRDefault="008B151F" w:rsidP="009B52DE">
      <w:pPr>
        <w:pStyle w:val="ListParagraph"/>
        <w:numPr>
          <w:ilvl w:val="1"/>
          <w:numId w:val="20"/>
        </w:numPr>
        <w:spacing w:before="111" w:line="242" w:lineRule="auto"/>
        <w:ind w:left="993" w:right="123"/>
        <w:jc w:val="both"/>
      </w:pPr>
      <w:r>
        <w:t xml:space="preserve">How many terms only have a single count in the document? </w:t>
      </w:r>
      <w:r>
        <w:rPr>
          <w:b/>
          <w:bCs/>
        </w:rPr>
        <w:t>[5 marks]</w:t>
      </w:r>
    </w:p>
    <w:p w14:paraId="0597A964" w14:textId="6F8689D2" w:rsidR="00EE1A85" w:rsidRPr="00EE1A85" w:rsidRDefault="00561586" w:rsidP="009B52DE">
      <w:pPr>
        <w:pStyle w:val="ListParagraph"/>
        <w:spacing w:before="111" w:line="242" w:lineRule="auto"/>
        <w:ind w:left="993" w:right="123" w:firstLine="0"/>
        <w:jc w:val="both"/>
      </w:pPr>
      <w:r w:rsidRPr="0005681D">
        <w:rPr>
          <w:rPrChange w:id="357" w:author="PHAM DUY NGUYEN" w:date="2025-06-10T11:08:00Z" w16du:dateUtc="2025-06-10T04:08:00Z">
            <w:rPr>
              <w:color w:val="00B0F0"/>
              <w:u w:val="single"/>
            </w:rPr>
          </w:rPrChange>
        </w:rPr>
        <w:lastRenderedPageBreak/>
        <w:t>There are</w:t>
      </w:r>
      <w:r w:rsidRPr="003623E9">
        <w:rPr>
          <w:u w:val="single"/>
          <w:rPrChange w:id="358" w:author="PHAM DUY NGUYEN" w:date="2025-06-10T11:08:00Z" w16du:dateUtc="2025-06-10T04:08:00Z">
            <w:rPr>
              <w:color w:val="00B0F0"/>
              <w:u w:val="single"/>
            </w:rPr>
          </w:rPrChange>
        </w:rPr>
        <w:t xml:space="preserve"> </w:t>
      </w:r>
      <w:r w:rsidRPr="003623E9">
        <w:rPr>
          <w:b/>
          <w:bCs/>
          <w:u w:val="single"/>
          <w:rPrChange w:id="359" w:author="PHAM DUY NGUYEN" w:date="2025-06-10T11:08:00Z" w16du:dateUtc="2025-06-10T04:08:00Z">
            <w:rPr>
              <w:color w:val="00B0F0"/>
              <w:u w:val="single"/>
            </w:rPr>
          </w:rPrChange>
        </w:rPr>
        <w:t>2417</w:t>
      </w:r>
      <w:r w:rsidRPr="003623E9">
        <w:rPr>
          <w:u w:val="single"/>
          <w:rPrChange w:id="360" w:author="PHAM DUY NGUYEN" w:date="2025-06-10T11:08:00Z" w16du:dateUtc="2025-06-10T04:08:00Z">
            <w:rPr>
              <w:color w:val="00B0F0"/>
              <w:u w:val="single"/>
            </w:rPr>
          </w:rPrChange>
        </w:rPr>
        <w:t xml:space="preserve"> </w:t>
      </w:r>
      <w:r w:rsidRPr="0005681D">
        <w:rPr>
          <w:rPrChange w:id="361" w:author="PHAM DUY NGUYEN" w:date="2025-06-10T11:08:00Z" w16du:dateUtc="2025-06-10T04:08:00Z">
            <w:rPr>
              <w:color w:val="00B0F0"/>
              <w:u w:val="single"/>
            </w:rPr>
          </w:rPrChange>
        </w:rPr>
        <w:t xml:space="preserve">terms </w:t>
      </w:r>
      <w:r w:rsidR="00583472">
        <w:t>that</w:t>
      </w:r>
      <w:r w:rsidRPr="0005681D">
        <w:rPr>
          <w:rPrChange w:id="362" w:author="PHAM DUY NGUYEN" w:date="2025-06-10T11:08:00Z" w16du:dateUtc="2025-06-10T04:08:00Z">
            <w:rPr>
              <w:color w:val="00B0F0"/>
              <w:u w:val="single"/>
            </w:rPr>
          </w:rPrChange>
        </w:rPr>
        <w:t xml:space="preserve"> have a single count in the document under the given criteria</w:t>
      </w:r>
      <w:r w:rsidR="00583472">
        <w:t>,</w:t>
      </w:r>
      <w:r w:rsidRPr="0005681D">
        <w:rPr>
          <w:rPrChange w:id="363" w:author="PHAM DUY NGUYEN" w:date="2025-06-10T11:08:00Z" w16du:dateUtc="2025-06-10T04:08:00Z">
            <w:rPr>
              <w:color w:val="00B0F0"/>
              <w:u w:val="single"/>
            </w:rPr>
          </w:rPrChange>
        </w:rPr>
        <w:t xml:space="preserve"> and there are</w:t>
      </w:r>
      <w:r w:rsidRPr="003623E9">
        <w:rPr>
          <w:u w:val="single"/>
          <w:rPrChange w:id="364" w:author="PHAM DUY NGUYEN" w:date="2025-06-10T11:08:00Z" w16du:dateUtc="2025-06-10T04:08:00Z">
            <w:rPr>
              <w:color w:val="00B0F0"/>
              <w:u w:val="single"/>
            </w:rPr>
          </w:rPrChange>
        </w:rPr>
        <w:t xml:space="preserve"> </w:t>
      </w:r>
      <w:r w:rsidR="0005681D">
        <w:rPr>
          <w:b/>
          <w:bCs/>
          <w:u w:val="single"/>
        </w:rPr>
        <w:t>6961</w:t>
      </w:r>
      <w:del w:id="365" w:author="PHAM DUY NGUYEN" w:date="2025-06-10T14:47:00Z" w16du:dateUtc="2025-06-10T07:47:00Z">
        <w:r w:rsidRPr="003623E9" w:rsidDel="00A179F2">
          <w:rPr>
            <w:b/>
            <w:bCs/>
            <w:u w:val="single"/>
            <w:rPrChange w:id="366" w:author="PHAM DUY NGUYEN" w:date="2025-06-10T11:08:00Z" w16du:dateUtc="2025-06-10T04:08:00Z">
              <w:rPr>
                <w:color w:val="00B0F0"/>
                <w:u w:val="single"/>
              </w:rPr>
            </w:rPrChange>
          </w:rPr>
          <w:delText>83</w:delText>
        </w:r>
      </w:del>
      <w:r w:rsidRPr="003623E9">
        <w:rPr>
          <w:u w:val="single"/>
          <w:rPrChange w:id="367" w:author="PHAM DUY NGUYEN" w:date="2025-06-10T11:08:00Z" w16du:dateUtc="2025-06-10T04:08:00Z">
            <w:rPr>
              <w:color w:val="00B0F0"/>
              <w:u w:val="single"/>
            </w:rPr>
          </w:rPrChange>
        </w:rPr>
        <w:t xml:space="preserve"> </w:t>
      </w:r>
      <w:r w:rsidR="00F30443">
        <w:t>terms o</w:t>
      </w:r>
      <w:r w:rsidRPr="0005681D">
        <w:rPr>
          <w:rPrChange w:id="368" w:author="PHAM DUY NGUYEN" w:date="2025-06-10T11:08:00Z" w16du:dateUtc="2025-06-10T04:08:00Z">
            <w:rPr>
              <w:color w:val="00B0F0"/>
              <w:u w:val="single"/>
            </w:rPr>
          </w:rPrChange>
        </w:rPr>
        <w:t>nly have a single count</w:t>
      </w:r>
      <w:r w:rsidR="00174E2B">
        <w:t xml:space="preserve"> for all words start with a upper-case letter and follow by the lower-case letters</w:t>
      </w:r>
      <w:r w:rsidRPr="0005681D">
        <w:rPr>
          <w:rPrChange w:id="369" w:author="PHAM DUY NGUYEN" w:date="2025-06-10T11:08:00Z" w16du:dateUtc="2025-06-10T04:08:00Z">
            <w:rPr>
              <w:color w:val="00B0F0"/>
              <w:u w:val="single"/>
            </w:rPr>
          </w:rPrChange>
        </w:rPr>
        <w:t xml:space="preserve"> in the whole document</w:t>
      </w:r>
      <w:r w:rsidR="00EE1A85">
        <w:t>.</w:t>
      </w:r>
    </w:p>
    <w:p w14:paraId="1F13D698" w14:textId="77777777" w:rsidR="00C8648D" w:rsidRPr="008A0D8B" w:rsidRDefault="00C8648D" w:rsidP="009B52DE">
      <w:pPr>
        <w:pStyle w:val="ListParagraph"/>
        <w:spacing w:before="111" w:line="242" w:lineRule="auto"/>
        <w:ind w:left="644" w:right="123" w:firstLine="0"/>
        <w:jc w:val="both"/>
      </w:pPr>
    </w:p>
    <w:p w14:paraId="2E24969B" w14:textId="53763462" w:rsidR="005F112F" w:rsidRPr="00EE1A85" w:rsidRDefault="008B151F" w:rsidP="009B52DE">
      <w:pPr>
        <w:pStyle w:val="ListParagraph"/>
        <w:numPr>
          <w:ilvl w:val="0"/>
          <w:numId w:val="20"/>
        </w:numPr>
        <w:spacing w:before="111" w:line="242" w:lineRule="auto"/>
        <w:ind w:right="123"/>
        <w:jc w:val="both"/>
      </w:pPr>
      <w:r w:rsidRPr="00764DAD">
        <w:rPr>
          <w:szCs w:val="21"/>
        </w:rPr>
        <w:t>Video presentation with the required content.</w:t>
      </w:r>
      <w:r>
        <w:rPr>
          <w:szCs w:val="21"/>
        </w:rPr>
        <w:t xml:space="preserve"> </w:t>
      </w:r>
      <w:r w:rsidR="008A0D8B">
        <w:rPr>
          <w:b/>
          <w:bCs/>
        </w:rPr>
        <w:t>[</w:t>
      </w:r>
      <w:r w:rsidR="00CD6B07">
        <w:rPr>
          <w:b/>
          <w:bCs/>
        </w:rPr>
        <w:t>Pass/Fail</w:t>
      </w:r>
      <w:r w:rsidR="008A0D8B">
        <w:rPr>
          <w:b/>
          <w:bCs/>
        </w:rPr>
        <w:t>]</w:t>
      </w:r>
    </w:p>
    <w:p w14:paraId="4DBF5338" w14:textId="18F95984" w:rsidR="00EE1A85" w:rsidRDefault="00EE1A85" w:rsidP="009B52DE">
      <w:pPr>
        <w:pStyle w:val="ListParagraph"/>
        <w:spacing w:before="111" w:line="242" w:lineRule="auto"/>
        <w:ind w:left="644" w:right="123" w:firstLine="0"/>
        <w:jc w:val="both"/>
      </w:pPr>
      <w:r>
        <w:t>The video needs to be submitted independently on Canvas.</w:t>
      </w:r>
    </w:p>
    <w:sectPr w:rsidR="00EE1A85" w:rsidSect="00D03923">
      <w:headerReference w:type="default" r:id="rId51"/>
      <w:footerReference w:type="default" r:id="rId52"/>
      <w:pgSz w:w="11910" w:h="16840"/>
      <w:pgMar w:top="1340" w:right="1420" w:bottom="920" w:left="1442" w:header="712" w:footer="7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79B6C" w14:textId="77777777" w:rsidR="00523BEA" w:rsidRDefault="00523BEA">
      <w:r>
        <w:separator/>
      </w:r>
    </w:p>
  </w:endnote>
  <w:endnote w:type="continuationSeparator" w:id="0">
    <w:p w14:paraId="3EDCEA05" w14:textId="77777777" w:rsidR="00523BEA" w:rsidRDefault="00523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E21F9" w14:textId="0706CFAB" w:rsidR="00364486" w:rsidRDefault="00752C94">
    <w:pPr>
      <w:pStyle w:val="BodyText"/>
      <w:spacing w:line="14" w:lineRule="auto"/>
      <w:rPr>
        <w:sz w:val="20"/>
      </w:rPr>
    </w:pPr>
    <w:r>
      <w:rPr>
        <w:noProof/>
      </w:rPr>
      <mc:AlternateContent>
        <mc:Choice Requires="wps">
          <w:drawing>
            <wp:anchor distT="0" distB="0" distL="114300" distR="114300" simplePos="0" relativeHeight="251188224" behindDoc="1" locked="0" layoutInCell="1" allowOverlap="1" wp14:anchorId="58459FFE" wp14:editId="54CE3CFE">
              <wp:simplePos x="0" y="0"/>
              <wp:positionH relativeFrom="page">
                <wp:posOffset>901700</wp:posOffset>
              </wp:positionH>
              <wp:positionV relativeFrom="page">
                <wp:posOffset>10089515</wp:posOffset>
              </wp:positionV>
              <wp:extent cx="1026795" cy="16700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679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C2663" w14:textId="6BB9A90C" w:rsidR="00364486" w:rsidRDefault="00B4016A">
                          <w:pPr>
                            <w:spacing w:before="12"/>
                            <w:ind w:left="20"/>
                            <w:rPr>
                              <w:rFonts w:ascii="Arial"/>
                              <w:sz w:val="20"/>
                            </w:rPr>
                          </w:pPr>
                          <w:r>
                            <w:rPr>
                              <w:rFonts w:ascii="Arial"/>
                              <w:sz w:val="20"/>
                            </w:rPr>
                            <w:t xml:space="preserve">Semester </w:t>
                          </w:r>
                          <w:r w:rsidR="00C063BB">
                            <w:rPr>
                              <w:rFonts w:ascii="Arial"/>
                              <w:sz w:val="20"/>
                            </w:rPr>
                            <w:t>2</w:t>
                          </w:r>
                          <w:r>
                            <w:rPr>
                              <w:rFonts w:ascii="Arial"/>
                              <w:sz w:val="20"/>
                            </w:rPr>
                            <w:t xml:space="preserve">, </w:t>
                          </w:r>
                          <w:r w:rsidR="0036226E">
                            <w:rPr>
                              <w:rFonts w:ascii="Arial"/>
                              <w:sz w:val="20"/>
                            </w:rPr>
                            <w:t>202</w:t>
                          </w:r>
                          <w:r w:rsidR="00EE7B67">
                            <w:rPr>
                              <w:rFonts w:ascii="Arial"/>
                              <w:sz w:val="20"/>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459FFE" id="_x0000_t202" coordsize="21600,21600" o:spt="202" path="m,l,21600r21600,l21600,xe">
              <v:stroke joinstyle="miter"/>
              <v:path gradientshapeok="t" o:connecttype="rect"/>
            </v:shapetype>
            <v:shape id="Text Box 2" o:spid="_x0000_s1028" type="#_x0000_t202" style="position:absolute;margin-left:71pt;margin-top:794.45pt;width:80.85pt;height:13.15pt;z-index:-252128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" filled="f" stroked="f">
              <v:textbox inset="0,0,0,0">
                <w:txbxContent>
                  <w:p w14:paraId="537C2663" w14:textId="6BB9A90C" w:rsidR="00364486" w:rsidRDefault="00B4016A">
                    <w:pPr>
                      <w:spacing w:before="12"/>
                      <w:ind w:left="20"/>
                      <w:rPr>
                        <w:rFonts w:ascii="Arial"/>
                        <w:sz w:val="20"/>
                      </w:rPr>
                    </w:pPr>
                    <w:r>
                      <w:rPr>
                        <w:rFonts w:ascii="Arial"/>
                        <w:sz w:val="20"/>
                      </w:rPr>
                      <w:t xml:space="preserve">Semester </w:t>
                    </w:r>
                    <w:r w:rsidR="00C063BB">
                      <w:rPr>
                        <w:rFonts w:ascii="Arial"/>
                        <w:sz w:val="20"/>
                      </w:rPr>
                      <w:t>2</w:t>
                    </w:r>
                    <w:r>
                      <w:rPr>
                        <w:rFonts w:ascii="Arial"/>
                        <w:sz w:val="20"/>
                      </w:rPr>
                      <w:t xml:space="preserve">, </w:t>
                    </w:r>
                    <w:r w:rsidR="0036226E">
                      <w:rPr>
                        <w:rFonts w:ascii="Arial"/>
                        <w:sz w:val="20"/>
                      </w:rPr>
                      <w:t>202</w:t>
                    </w:r>
                    <w:r w:rsidR="00EE7B67">
                      <w:rPr>
                        <w:rFonts w:ascii="Arial"/>
                        <w:sz w:val="20"/>
                      </w:rPr>
                      <w:t>5</w:t>
                    </w:r>
                  </w:p>
                </w:txbxContent>
              </v:textbox>
              <w10:wrap anchorx="page" anchory="page"/>
            </v:shape>
          </w:pict>
        </mc:Fallback>
      </mc:AlternateContent>
    </w:r>
    <w:r>
      <w:rPr>
        <w:noProof/>
      </w:rPr>
      <mc:AlternateContent>
        <mc:Choice Requires="wps">
          <w:drawing>
            <wp:anchor distT="0" distB="0" distL="114300" distR="114300" simplePos="0" relativeHeight="251189248" behindDoc="1" locked="0" layoutInCell="1" allowOverlap="1" wp14:anchorId="0217B369" wp14:editId="318A6740">
              <wp:simplePos x="0" y="0"/>
              <wp:positionH relativeFrom="page">
                <wp:posOffset>5969000</wp:posOffset>
              </wp:positionH>
              <wp:positionV relativeFrom="page">
                <wp:posOffset>10089515</wp:posOffset>
              </wp:positionV>
              <wp:extent cx="675005" cy="16700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00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A42F3" w14:textId="1F8466D8" w:rsidR="00364486" w:rsidRDefault="00B4016A" w:rsidP="00853B64">
                          <w:pPr>
                            <w:spacing w:before="12"/>
                            <w:ind w:left="20"/>
                            <w:jc w:val="right"/>
                            <w:rPr>
                              <w:rFonts w:ascii="Arial"/>
                              <w:sz w:val="20"/>
                            </w:rPr>
                          </w:pPr>
                          <w:r>
                            <w:rPr>
                              <w:rFonts w:ascii="Arial"/>
                              <w:sz w:val="20"/>
                            </w:rPr>
                            <w:t xml:space="preserve">Page </w:t>
                          </w:r>
                          <w:r>
                            <w:fldChar w:fldCharType="begin"/>
                          </w:r>
                          <w:r>
                            <w:rPr>
                              <w:rFonts w:ascii="Arial"/>
                              <w:sz w:val="20"/>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17B369" id="Text Box 1" o:spid="_x0000_s1029" type="#_x0000_t202" style="position:absolute;margin-left:470pt;margin-top:794.45pt;width:53.15pt;height:13.15pt;z-index:-252127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" filled="f" stroked="f">
              <v:textbox inset="0,0,0,0">
                <w:txbxContent>
                  <w:p w14:paraId="1DEA42F3" w14:textId="1F8466D8" w:rsidR="00364486" w:rsidRDefault="00B4016A" w:rsidP="00853B64">
                    <w:pPr>
                      <w:spacing w:before="12"/>
                      <w:ind w:left="20"/>
                      <w:jc w:val="right"/>
                      <w:rPr>
                        <w:rFonts w:ascii="Arial"/>
                        <w:sz w:val="20"/>
                      </w:rPr>
                    </w:pPr>
                    <w:r>
                      <w:rPr>
                        <w:rFonts w:ascii="Arial"/>
                        <w:sz w:val="20"/>
                      </w:rPr>
                      <w:t xml:space="preserve">Page </w:t>
                    </w:r>
                    <w:r>
                      <w:fldChar w:fldCharType="begin"/>
                    </w:r>
                    <w:r>
                      <w:rPr>
                        <w:rFonts w:ascii="Arial"/>
                        <w:sz w:val="20"/>
                      </w:rPr>
                      <w:instrText xml:space="preserve"> PAGE </w:instrText>
                    </w:r>
                    <w:r>
                      <w:fldChar w:fldCharType="separate"/>
                    </w:r>
                    <w: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67162" w14:textId="77777777" w:rsidR="00523BEA" w:rsidRDefault="00523BEA">
      <w:r>
        <w:separator/>
      </w:r>
    </w:p>
  </w:footnote>
  <w:footnote w:type="continuationSeparator" w:id="0">
    <w:p w14:paraId="4A5E0CE4" w14:textId="77777777" w:rsidR="00523BEA" w:rsidRDefault="00523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92FB" w14:textId="32B19832" w:rsidR="00364486" w:rsidRDefault="00650AB1">
    <w:pPr>
      <w:pStyle w:val="BodyText"/>
      <w:spacing w:line="14" w:lineRule="auto"/>
      <w:rPr>
        <w:sz w:val="20"/>
      </w:rPr>
    </w:pPr>
    <w:r>
      <w:rPr>
        <w:noProof/>
      </w:rPr>
      <mc:AlternateContent>
        <mc:Choice Requires="wps">
          <w:drawing>
            <wp:anchor distT="0" distB="0" distL="114300" distR="114300" simplePos="0" relativeHeight="251187200" behindDoc="1" locked="0" layoutInCell="1" allowOverlap="1" wp14:anchorId="6A4AF27D" wp14:editId="6289934C">
              <wp:simplePos x="0" y="0"/>
              <wp:positionH relativeFrom="page">
                <wp:posOffset>4654550</wp:posOffset>
              </wp:positionH>
              <wp:positionV relativeFrom="page">
                <wp:posOffset>438150</wp:posOffset>
              </wp:positionV>
              <wp:extent cx="1988820" cy="173355"/>
              <wp:effectExtent l="0" t="0" r="11430" b="17145"/>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882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EDA2CB" w14:textId="24C22A3F" w:rsidR="00364486" w:rsidRPr="00E90154" w:rsidRDefault="001D30D3" w:rsidP="00650AB1">
                          <w:pPr>
                            <w:spacing w:before="12"/>
                            <w:ind w:left="20"/>
                            <w:jc w:val="right"/>
                            <w:rPr>
                              <w:rFonts w:ascii="Arial"/>
                              <w:color w:val="0070C0"/>
                              <w:sz w:val="20"/>
                            </w:rPr>
                          </w:pPr>
                          <w:r>
                            <w:rPr>
                              <w:rFonts w:ascii="Arial"/>
                              <w:color w:val="0070C0"/>
                              <w:sz w:val="20"/>
                            </w:rPr>
                            <w:t xml:space="preserve">Assignment </w:t>
                          </w:r>
                          <w:r w:rsidR="005314DE">
                            <w:rPr>
                              <w:rFonts w:ascii="Arial"/>
                              <w:color w:val="0070C0"/>
                              <w:sz w:val="20"/>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4AF27D" id="_x0000_t202" coordsize="21600,21600" o:spt="202" path="m,l,21600r21600,l21600,xe">
              <v:stroke joinstyle="miter"/>
              <v:path gradientshapeok="t" o:connecttype="rect"/>
            </v:shapetype>
            <v:shape id="Text Box 3" o:spid="_x0000_s1026" type="#_x0000_t202" style="position:absolute;margin-left:366.5pt;margin-top:34.5pt;width:156.6pt;height:13.65pt;z-index:-252129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" filled="f" stroked="f">
              <v:textbox inset="0,0,0,0">
                <w:txbxContent>
                  <w:p w14:paraId="21EDA2CB" w14:textId="24C22A3F" w:rsidR="00364486" w:rsidRPr="00E90154" w:rsidRDefault="001D30D3" w:rsidP="00650AB1">
                    <w:pPr>
                      <w:spacing w:before="12"/>
                      <w:ind w:left="20"/>
                      <w:jc w:val="right"/>
                      <w:rPr>
                        <w:rFonts w:ascii="Arial"/>
                        <w:color w:val="0070C0"/>
                        <w:sz w:val="20"/>
                      </w:rPr>
                    </w:pPr>
                    <w:r>
                      <w:rPr>
                        <w:rFonts w:ascii="Arial"/>
                        <w:color w:val="0070C0"/>
                        <w:sz w:val="20"/>
                      </w:rPr>
                      <w:t xml:space="preserve">Assignment </w:t>
                    </w:r>
                    <w:r w:rsidR="005314DE">
                      <w:rPr>
                        <w:rFonts w:ascii="Arial"/>
                        <w:color w:val="0070C0"/>
                        <w:sz w:val="20"/>
                      </w:rPr>
                      <w:t>1</w:t>
                    </w:r>
                  </w:p>
                </w:txbxContent>
              </v:textbox>
              <w10:wrap anchorx="page" anchory="page"/>
            </v:shape>
          </w:pict>
        </mc:Fallback>
      </mc:AlternateContent>
    </w:r>
    <w:r>
      <w:rPr>
        <w:noProof/>
      </w:rPr>
      <mc:AlternateContent>
        <mc:Choice Requires="wps">
          <w:drawing>
            <wp:anchor distT="0" distB="0" distL="114300" distR="114300" simplePos="0" relativeHeight="251186176" behindDoc="1" locked="0" layoutInCell="1" allowOverlap="1" wp14:anchorId="68FDC3BC" wp14:editId="45916B73">
              <wp:simplePos x="0" y="0"/>
              <wp:positionH relativeFrom="page">
                <wp:posOffset>901700</wp:posOffset>
              </wp:positionH>
              <wp:positionV relativeFrom="page">
                <wp:posOffset>444500</wp:posOffset>
              </wp:positionV>
              <wp:extent cx="3517900" cy="160655"/>
              <wp:effectExtent l="0" t="0" r="6350" b="10795"/>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79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FDC183" w14:textId="438741CF" w:rsidR="00364486" w:rsidRDefault="00650AB1">
                          <w:pPr>
                            <w:spacing w:before="12"/>
                            <w:ind w:left="20"/>
                            <w:rPr>
                              <w:rFonts w:ascii="Arial"/>
                              <w:sz w:val="20"/>
                            </w:rPr>
                          </w:pPr>
                          <w:r>
                            <w:rPr>
                              <w:rFonts w:ascii="Arial"/>
                              <w:sz w:val="20"/>
                            </w:rPr>
                            <w:t>COS20028 Big Data Architecture and 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FDC3BC" id="Text Box 4" o:spid="_x0000_s1027" type="#_x0000_t202" style="position:absolute;margin-left:71pt;margin-top:35pt;width:277pt;height:12.65pt;z-index:-252130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" filled="f" stroked="f">
              <v:textbox inset="0,0,0,0">
                <w:txbxContent>
                  <w:p w14:paraId="71FDC183" w14:textId="438741CF" w:rsidR="00364486" w:rsidRDefault="00650AB1">
                    <w:pPr>
                      <w:spacing w:before="12"/>
                      <w:ind w:left="20"/>
                      <w:rPr>
                        <w:rFonts w:ascii="Arial"/>
                        <w:sz w:val="20"/>
                      </w:rPr>
                    </w:pPr>
                    <w:r>
                      <w:rPr>
                        <w:rFonts w:ascii="Arial"/>
                        <w:sz w:val="20"/>
                      </w:rPr>
                      <w:t>COS20028 Big Data Architecture and Application</w:t>
                    </w:r>
                  </w:p>
                </w:txbxContent>
              </v:textbox>
              <w10:wrap anchorx="page" anchory="page"/>
            </v:shape>
          </w:pict>
        </mc:Fallback>
      </mc:AlternateContent>
    </w:r>
    <w:r w:rsidR="00752C94">
      <w:rPr>
        <w:noProof/>
      </w:rPr>
      <mc:AlternateContent>
        <mc:Choice Requires="wps">
          <w:drawing>
            <wp:anchor distT="0" distB="0" distL="114300" distR="114300" simplePos="0" relativeHeight="251185152" behindDoc="1" locked="0" layoutInCell="1" allowOverlap="1" wp14:anchorId="014C58F8" wp14:editId="71412D32">
              <wp:simplePos x="0" y="0"/>
              <wp:positionH relativeFrom="page">
                <wp:posOffset>896620</wp:posOffset>
              </wp:positionH>
              <wp:positionV relativeFrom="page">
                <wp:posOffset>609600</wp:posOffset>
              </wp:positionV>
              <wp:extent cx="5768975" cy="0"/>
              <wp:effectExtent l="0" t="0" r="0" b="0"/>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8975"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5F1C85" id="Line 5" o:spid="_x0000_s1026" style="position:absolute;z-index:-25213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6pt,48pt" to="524.8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" strokeweight=".48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1245"/>
    <w:multiLevelType w:val="hybridMultilevel"/>
    <w:tmpl w:val="9670AA82"/>
    <w:lvl w:ilvl="0" w:tplc="E744AA94">
      <w:start w:val="1"/>
      <w:numFmt w:val="decimal"/>
      <w:lvlText w:val="%1."/>
      <w:lvlJc w:val="left"/>
      <w:pPr>
        <w:ind w:left="580" w:hanging="360"/>
      </w:pPr>
      <w:rPr>
        <w:rFonts w:hint="default"/>
      </w:rPr>
    </w:lvl>
    <w:lvl w:ilvl="1" w:tplc="0C090019" w:tentative="1">
      <w:start w:val="1"/>
      <w:numFmt w:val="lowerLetter"/>
      <w:lvlText w:val="%2."/>
      <w:lvlJc w:val="left"/>
      <w:pPr>
        <w:ind w:left="1300" w:hanging="360"/>
      </w:pPr>
    </w:lvl>
    <w:lvl w:ilvl="2" w:tplc="0C09001B" w:tentative="1">
      <w:start w:val="1"/>
      <w:numFmt w:val="lowerRoman"/>
      <w:lvlText w:val="%3."/>
      <w:lvlJc w:val="right"/>
      <w:pPr>
        <w:ind w:left="2020" w:hanging="180"/>
      </w:pPr>
    </w:lvl>
    <w:lvl w:ilvl="3" w:tplc="0C09000F" w:tentative="1">
      <w:start w:val="1"/>
      <w:numFmt w:val="decimal"/>
      <w:lvlText w:val="%4."/>
      <w:lvlJc w:val="left"/>
      <w:pPr>
        <w:ind w:left="2740" w:hanging="360"/>
      </w:pPr>
    </w:lvl>
    <w:lvl w:ilvl="4" w:tplc="0C090019" w:tentative="1">
      <w:start w:val="1"/>
      <w:numFmt w:val="lowerLetter"/>
      <w:lvlText w:val="%5."/>
      <w:lvlJc w:val="left"/>
      <w:pPr>
        <w:ind w:left="3460" w:hanging="360"/>
      </w:pPr>
    </w:lvl>
    <w:lvl w:ilvl="5" w:tplc="0C09001B" w:tentative="1">
      <w:start w:val="1"/>
      <w:numFmt w:val="lowerRoman"/>
      <w:lvlText w:val="%6."/>
      <w:lvlJc w:val="right"/>
      <w:pPr>
        <w:ind w:left="4180" w:hanging="180"/>
      </w:pPr>
    </w:lvl>
    <w:lvl w:ilvl="6" w:tplc="0C09000F" w:tentative="1">
      <w:start w:val="1"/>
      <w:numFmt w:val="decimal"/>
      <w:lvlText w:val="%7."/>
      <w:lvlJc w:val="left"/>
      <w:pPr>
        <w:ind w:left="4900" w:hanging="360"/>
      </w:pPr>
    </w:lvl>
    <w:lvl w:ilvl="7" w:tplc="0C090019" w:tentative="1">
      <w:start w:val="1"/>
      <w:numFmt w:val="lowerLetter"/>
      <w:lvlText w:val="%8."/>
      <w:lvlJc w:val="left"/>
      <w:pPr>
        <w:ind w:left="5620" w:hanging="360"/>
      </w:pPr>
    </w:lvl>
    <w:lvl w:ilvl="8" w:tplc="0C09001B" w:tentative="1">
      <w:start w:val="1"/>
      <w:numFmt w:val="lowerRoman"/>
      <w:lvlText w:val="%9."/>
      <w:lvlJc w:val="right"/>
      <w:pPr>
        <w:ind w:left="6340" w:hanging="180"/>
      </w:pPr>
    </w:lvl>
  </w:abstractNum>
  <w:abstractNum w:abstractNumId="1" w15:restartNumberingAfterBreak="0">
    <w:nsid w:val="09C500FE"/>
    <w:multiLevelType w:val="hybridMultilevel"/>
    <w:tmpl w:val="62F8281A"/>
    <w:lvl w:ilvl="0" w:tplc="2C7C0D7A">
      <w:start w:val="1"/>
      <w:numFmt w:val="decimal"/>
      <w:lvlText w:val="(%1)"/>
      <w:lvlJc w:val="left"/>
      <w:pPr>
        <w:ind w:left="644" w:hanging="360"/>
      </w:pPr>
      <w:rPr>
        <w:rFonts w:hint="default"/>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2" w15:restartNumberingAfterBreak="0">
    <w:nsid w:val="119D78A5"/>
    <w:multiLevelType w:val="hybridMultilevel"/>
    <w:tmpl w:val="5BDC7C78"/>
    <w:lvl w:ilvl="0" w:tplc="800E0D7C">
      <w:start w:val="1"/>
      <w:numFmt w:val="decimal"/>
      <w:lvlText w:val="%1."/>
      <w:lvlJc w:val="left"/>
      <w:pPr>
        <w:ind w:left="647" w:hanging="428"/>
      </w:pPr>
      <w:rPr>
        <w:rFonts w:ascii="Calibri" w:eastAsia="Calibri" w:hAnsi="Calibri" w:cs="Calibri" w:hint="default"/>
        <w:w w:val="100"/>
        <w:sz w:val="22"/>
        <w:szCs w:val="22"/>
      </w:rPr>
    </w:lvl>
    <w:lvl w:ilvl="1" w:tplc="BC50F334">
      <w:start w:val="1"/>
      <w:numFmt w:val="lowerLetter"/>
      <w:lvlText w:val="%2."/>
      <w:lvlJc w:val="left"/>
      <w:pPr>
        <w:ind w:left="1214" w:hanging="428"/>
      </w:pPr>
      <w:rPr>
        <w:rFonts w:ascii="Calibri" w:eastAsia="Calibri" w:hAnsi="Calibri" w:cs="Calibri" w:hint="default"/>
        <w:spacing w:val="-1"/>
        <w:w w:val="100"/>
        <w:sz w:val="22"/>
        <w:szCs w:val="22"/>
      </w:rPr>
    </w:lvl>
    <w:lvl w:ilvl="2" w:tplc="CA2EEE04">
      <w:numFmt w:val="bullet"/>
      <w:lvlText w:val="•"/>
      <w:lvlJc w:val="left"/>
      <w:pPr>
        <w:ind w:left="1220" w:hanging="428"/>
      </w:pPr>
      <w:rPr>
        <w:rFonts w:hint="default"/>
      </w:rPr>
    </w:lvl>
    <w:lvl w:ilvl="3" w:tplc="C86A3372">
      <w:numFmt w:val="bullet"/>
      <w:lvlText w:val="•"/>
      <w:lvlJc w:val="left"/>
      <w:pPr>
        <w:ind w:left="2315" w:hanging="428"/>
      </w:pPr>
      <w:rPr>
        <w:rFonts w:hint="default"/>
      </w:rPr>
    </w:lvl>
    <w:lvl w:ilvl="4" w:tplc="0ACA65BA">
      <w:numFmt w:val="bullet"/>
      <w:lvlText w:val="•"/>
      <w:lvlJc w:val="left"/>
      <w:pPr>
        <w:ind w:left="3411" w:hanging="428"/>
      </w:pPr>
      <w:rPr>
        <w:rFonts w:hint="default"/>
      </w:rPr>
    </w:lvl>
    <w:lvl w:ilvl="5" w:tplc="27FA1C9A">
      <w:numFmt w:val="bullet"/>
      <w:lvlText w:val="•"/>
      <w:lvlJc w:val="left"/>
      <w:pPr>
        <w:ind w:left="4507" w:hanging="428"/>
      </w:pPr>
      <w:rPr>
        <w:rFonts w:hint="default"/>
      </w:rPr>
    </w:lvl>
    <w:lvl w:ilvl="6" w:tplc="832EDF44">
      <w:numFmt w:val="bullet"/>
      <w:lvlText w:val="•"/>
      <w:lvlJc w:val="left"/>
      <w:pPr>
        <w:ind w:left="5603" w:hanging="428"/>
      </w:pPr>
      <w:rPr>
        <w:rFonts w:hint="default"/>
      </w:rPr>
    </w:lvl>
    <w:lvl w:ilvl="7" w:tplc="CED8F0C0">
      <w:numFmt w:val="bullet"/>
      <w:lvlText w:val="•"/>
      <w:lvlJc w:val="left"/>
      <w:pPr>
        <w:ind w:left="6699" w:hanging="428"/>
      </w:pPr>
      <w:rPr>
        <w:rFonts w:hint="default"/>
      </w:rPr>
    </w:lvl>
    <w:lvl w:ilvl="8" w:tplc="85C2C932">
      <w:numFmt w:val="bullet"/>
      <w:lvlText w:val="•"/>
      <w:lvlJc w:val="left"/>
      <w:pPr>
        <w:ind w:left="7794" w:hanging="428"/>
      </w:pPr>
      <w:rPr>
        <w:rFonts w:hint="default"/>
      </w:rPr>
    </w:lvl>
  </w:abstractNum>
  <w:abstractNum w:abstractNumId="3" w15:restartNumberingAfterBreak="0">
    <w:nsid w:val="12D652E5"/>
    <w:multiLevelType w:val="hybridMultilevel"/>
    <w:tmpl w:val="E458A21C"/>
    <w:lvl w:ilvl="0" w:tplc="8968D87A">
      <w:start w:val="1"/>
      <w:numFmt w:val="decimal"/>
      <w:lvlText w:val="%1."/>
      <w:lvlJc w:val="left"/>
      <w:pPr>
        <w:ind w:left="940" w:hanging="360"/>
      </w:pPr>
      <w:rPr>
        <w:rFonts w:ascii="Calibri" w:eastAsia="Calibri" w:hAnsi="Calibri" w:cs="Calibri" w:hint="default"/>
        <w:b/>
        <w:bCs/>
        <w:w w:val="100"/>
        <w:sz w:val="22"/>
        <w:szCs w:val="22"/>
      </w:rPr>
    </w:lvl>
    <w:lvl w:ilvl="1" w:tplc="5B4CCB0A">
      <w:numFmt w:val="bullet"/>
      <w:lvlText w:val="•"/>
      <w:lvlJc w:val="left"/>
      <w:pPr>
        <w:ind w:left="1844" w:hanging="360"/>
      </w:pPr>
      <w:rPr>
        <w:rFonts w:hint="default"/>
      </w:rPr>
    </w:lvl>
    <w:lvl w:ilvl="2" w:tplc="C4768F8E">
      <w:numFmt w:val="bullet"/>
      <w:lvlText w:val="•"/>
      <w:lvlJc w:val="left"/>
      <w:pPr>
        <w:ind w:left="2749" w:hanging="360"/>
      </w:pPr>
      <w:rPr>
        <w:rFonts w:hint="default"/>
      </w:rPr>
    </w:lvl>
    <w:lvl w:ilvl="3" w:tplc="E6AAB6C2">
      <w:numFmt w:val="bullet"/>
      <w:lvlText w:val="•"/>
      <w:lvlJc w:val="left"/>
      <w:pPr>
        <w:ind w:left="3653" w:hanging="360"/>
      </w:pPr>
      <w:rPr>
        <w:rFonts w:hint="default"/>
      </w:rPr>
    </w:lvl>
    <w:lvl w:ilvl="4" w:tplc="A11AD38A">
      <w:numFmt w:val="bullet"/>
      <w:lvlText w:val="•"/>
      <w:lvlJc w:val="left"/>
      <w:pPr>
        <w:ind w:left="4558" w:hanging="360"/>
      </w:pPr>
      <w:rPr>
        <w:rFonts w:hint="default"/>
      </w:rPr>
    </w:lvl>
    <w:lvl w:ilvl="5" w:tplc="065AF240">
      <w:numFmt w:val="bullet"/>
      <w:lvlText w:val="•"/>
      <w:lvlJc w:val="left"/>
      <w:pPr>
        <w:ind w:left="5463" w:hanging="360"/>
      </w:pPr>
      <w:rPr>
        <w:rFonts w:hint="default"/>
      </w:rPr>
    </w:lvl>
    <w:lvl w:ilvl="6" w:tplc="3E5E11B2">
      <w:numFmt w:val="bullet"/>
      <w:lvlText w:val="•"/>
      <w:lvlJc w:val="left"/>
      <w:pPr>
        <w:ind w:left="6367" w:hanging="360"/>
      </w:pPr>
      <w:rPr>
        <w:rFonts w:hint="default"/>
      </w:rPr>
    </w:lvl>
    <w:lvl w:ilvl="7" w:tplc="52D89BA0">
      <w:numFmt w:val="bullet"/>
      <w:lvlText w:val="•"/>
      <w:lvlJc w:val="left"/>
      <w:pPr>
        <w:ind w:left="7272" w:hanging="360"/>
      </w:pPr>
      <w:rPr>
        <w:rFonts w:hint="default"/>
      </w:rPr>
    </w:lvl>
    <w:lvl w:ilvl="8" w:tplc="C986C5C4">
      <w:numFmt w:val="bullet"/>
      <w:lvlText w:val="•"/>
      <w:lvlJc w:val="left"/>
      <w:pPr>
        <w:ind w:left="8177" w:hanging="360"/>
      </w:pPr>
      <w:rPr>
        <w:rFonts w:hint="default"/>
      </w:rPr>
    </w:lvl>
  </w:abstractNum>
  <w:abstractNum w:abstractNumId="4" w15:restartNumberingAfterBreak="0">
    <w:nsid w:val="24A2088C"/>
    <w:multiLevelType w:val="hybridMultilevel"/>
    <w:tmpl w:val="46940BD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4F5728B"/>
    <w:multiLevelType w:val="hybridMultilevel"/>
    <w:tmpl w:val="86BA195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AD57834"/>
    <w:multiLevelType w:val="hybridMultilevel"/>
    <w:tmpl w:val="479CAD74"/>
    <w:lvl w:ilvl="0" w:tplc="E17E646A">
      <w:numFmt w:val="bullet"/>
      <w:lvlText w:val=""/>
      <w:lvlJc w:val="left"/>
      <w:pPr>
        <w:ind w:left="503" w:hanging="284"/>
      </w:pPr>
      <w:rPr>
        <w:rFonts w:ascii="Symbol" w:eastAsia="Symbol" w:hAnsi="Symbol" w:cs="Symbol" w:hint="default"/>
        <w:w w:val="100"/>
        <w:sz w:val="22"/>
        <w:szCs w:val="22"/>
      </w:rPr>
    </w:lvl>
    <w:lvl w:ilvl="1" w:tplc="8BEA351C">
      <w:numFmt w:val="bullet"/>
      <w:lvlText w:val="•"/>
      <w:lvlJc w:val="left"/>
      <w:pPr>
        <w:ind w:left="1448" w:hanging="284"/>
      </w:pPr>
      <w:rPr>
        <w:rFonts w:hint="default"/>
      </w:rPr>
    </w:lvl>
    <w:lvl w:ilvl="2" w:tplc="E6D6554E">
      <w:numFmt w:val="bullet"/>
      <w:lvlText w:val="•"/>
      <w:lvlJc w:val="left"/>
      <w:pPr>
        <w:ind w:left="2397" w:hanging="284"/>
      </w:pPr>
      <w:rPr>
        <w:rFonts w:hint="default"/>
      </w:rPr>
    </w:lvl>
    <w:lvl w:ilvl="3" w:tplc="E64EE22A">
      <w:numFmt w:val="bullet"/>
      <w:lvlText w:val="•"/>
      <w:lvlJc w:val="left"/>
      <w:pPr>
        <w:ind w:left="3345" w:hanging="284"/>
      </w:pPr>
      <w:rPr>
        <w:rFonts w:hint="default"/>
      </w:rPr>
    </w:lvl>
    <w:lvl w:ilvl="4" w:tplc="209C679E">
      <w:numFmt w:val="bullet"/>
      <w:lvlText w:val="•"/>
      <w:lvlJc w:val="left"/>
      <w:pPr>
        <w:ind w:left="4294" w:hanging="284"/>
      </w:pPr>
      <w:rPr>
        <w:rFonts w:hint="default"/>
      </w:rPr>
    </w:lvl>
    <w:lvl w:ilvl="5" w:tplc="701EACA2">
      <w:numFmt w:val="bullet"/>
      <w:lvlText w:val="•"/>
      <w:lvlJc w:val="left"/>
      <w:pPr>
        <w:ind w:left="5243" w:hanging="284"/>
      </w:pPr>
      <w:rPr>
        <w:rFonts w:hint="default"/>
      </w:rPr>
    </w:lvl>
    <w:lvl w:ilvl="6" w:tplc="78F49E98">
      <w:numFmt w:val="bullet"/>
      <w:lvlText w:val="•"/>
      <w:lvlJc w:val="left"/>
      <w:pPr>
        <w:ind w:left="6191" w:hanging="284"/>
      </w:pPr>
      <w:rPr>
        <w:rFonts w:hint="default"/>
      </w:rPr>
    </w:lvl>
    <w:lvl w:ilvl="7" w:tplc="A4141D78">
      <w:numFmt w:val="bullet"/>
      <w:lvlText w:val="•"/>
      <w:lvlJc w:val="left"/>
      <w:pPr>
        <w:ind w:left="7140" w:hanging="284"/>
      </w:pPr>
      <w:rPr>
        <w:rFonts w:hint="default"/>
      </w:rPr>
    </w:lvl>
    <w:lvl w:ilvl="8" w:tplc="0CD6D7A8">
      <w:numFmt w:val="bullet"/>
      <w:lvlText w:val="•"/>
      <w:lvlJc w:val="left"/>
      <w:pPr>
        <w:ind w:left="8089" w:hanging="284"/>
      </w:pPr>
      <w:rPr>
        <w:rFonts w:hint="default"/>
      </w:rPr>
    </w:lvl>
  </w:abstractNum>
  <w:abstractNum w:abstractNumId="7" w15:restartNumberingAfterBreak="0">
    <w:nsid w:val="2F7D0A18"/>
    <w:multiLevelType w:val="hybridMultilevel"/>
    <w:tmpl w:val="D658A95C"/>
    <w:lvl w:ilvl="0" w:tplc="81B8E320">
      <w:start w:val="1"/>
      <w:numFmt w:val="bullet"/>
      <w:lvlText w:val="-"/>
      <w:lvlJc w:val="left"/>
      <w:pPr>
        <w:ind w:left="644" w:hanging="360"/>
      </w:pPr>
      <w:rPr>
        <w:rFonts w:ascii="Calibri" w:eastAsia="Calibri" w:hAnsi="Calibri" w:cs="Calibri"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8" w15:restartNumberingAfterBreak="0">
    <w:nsid w:val="2FEC382D"/>
    <w:multiLevelType w:val="hybridMultilevel"/>
    <w:tmpl w:val="B894ACD0"/>
    <w:lvl w:ilvl="0" w:tplc="FFFFFFFF">
      <w:start w:val="1"/>
      <w:numFmt w:val="decimal"/>
      <w:lvlText w:val="%1."/>
      <w:lvlJc w:val="left"/>
      <w:pPr>
        <w:ind w:left="647" w:hanging="428"/>
      </w:pPr>
      <w:rPr>
        <w:rFonts w:ascii="Calibri" w:eastAsia="Calibri" w:hAnsi="Calibri" w:cs="Calibri" w:hint="default"/>
        <w:w w:val="100"/>
        <w:sz w:val="22"/>
        <w:szCs w:val="22"/>
      </w:rPr>
    </w:lvl>
    <w:lvl w:ilvl="1" w:tplc="0C090011">
      <w:start w:val="1"/>
      <w:numFmt w:val="decimal"/>
      <w:lvlText w:val="%2)"/>
      <w:lvlJc w:val="left"/>
      <w:pPr>
        <w:ind w:left="1214" w:hanging="428"/>
      </w:pPr>
      <w:rPr>
        <w:rFonts w:hint="default"/>
        <w:spacing w:val="-1"/>
        <w:w w:val="100"/>
        <w:sz w:val="22"/>
        <w:szCs w:val="22"/>
      </w:rPr>
    </w:lvl>
    <w:lvl w:ilvl="2" w:tplc="FFFFFFFF">
      <w:numFmt w:val="bullet"/>
      <w:lvlText w:val="•"/>
      <w:lvlJc w:val="left"/>
      <w:pPr>
        <w:ind w:left="1220" w:hanging="428"/>
      </w:pPr>
      <w:rPr>
        <w:rFonts w:hint="default"/>
      </w:rPr>
    </w:lvl>
    <w:lvl w:ilvl="3" w:tplc="FFFFFFFF">
      <w:numFmt w:val="bullet"/>
      <w:lvlText w:val="•"/>
      <w:lvlJc w:val="left"/>
      <w:pPr>
        <w:ind w:left="2315" w:hanging="428"/>
      </w:pPr>
      <w:rPr>
        <w:rFonts w:hint="default"/>
      </w:rPr>
    </w:lvl>
    <w:lvl w:ilvl="4" w:tplc="FFFFFFFF">
      <w:numFmt w:val="bullet"/>
      <w:lvlText w:val="•"/>
      <w:lvlJc w:val="left"/>
      <w:pPr>
        <w:ind w:left="3411" w:hanging="428"/>
      </w:pPr>
      <w:rPr>
        <w:rFonts w:hint="default"/>
      </w:rPr>
    </w:lvl>
    <w:lvl w:ilvl="5" w:tplc="FFFFFFFF">
      <w:numFmt w:val="bullet"/>
      <w:lvlText w:val="•"/>
      <w:lvlJc w:val="left"/>
      <w:pPr>
        <w:ind w:left="4507" w:hanging="428"/>
      </w:pPr>
      <w:rPr>
        <w:rFonts w:hint="default"/>
      </w:rPr>
    </w:lvl>
    <w:lvl w:ilvl="6" w:tplc="FFFFFFFF">
      <w:numFmt w:val="bullet"/>
      <w:lvlText w:val="•"/>
      <w:lvlJc w:val="left"/>
      <w:pPr>
        <w:ind w:left="5603" w:hanging="428"/>
      </w:pPr>
      <w:rPr>
        <w:rFonts w:hint="default"/>
      </w:rPr>
    </w:lvl>
    <w:lvl w:ilvl="7" w:tplc="FFFFFFFF">
      <w:numFmt w:val="bullet"/>
      <w:lvlText w:val="•"/>
      <w:lvlJc w:val="left"/>
      <w:pPr>
        <w:ind w:left="6699" w:hanging="428"/>
      </w:pPr>
      <w:rPr>
        <w:rFonts w:hint="default"/>
      </w:rPr>
    </w:lvl>
    <w:lvl w:ilvl="8" w:tplc="FFFFFFFF">
      <w:numFmt w:val="bullet"/>
      <w:lvlText w:val="•"/>
      <w:lvlJc w:val="left"/>
      <w:pPr>
        <w:ind w:left="7794" w:hanging="428"/>
      </w:pPr>
      <w:rPr>
        <w:rFonts w:hint="default"/>
      </w:rPr>
    </w:lvl>
  </w:abstractNum>
  <w:abstractNum w:abstractNumId="9" w15:restartNumberingAfterBreak="0">
    <w:nsid w:val="38D46354"/>
    <w:multiLevelType w:val="hybridMultilevel"/>
    <w:tmpl w:val="EA06A920"/>
    <w:lvl w:ilvl="0" w:tplc="49687C4C">
      <w:start w:val="1"/>
      <w:numFmt w:val="decimal"/>
      <w:lvlText w:val="%1."/>
      <w:lvlJc w:val="left"/>
      <w:pPr>
        <w:ind w:left="580" w:hanging="360"/>
      </w:pPr>
      <w:rPr>
        <w:rFonts w:hint="default"/>
      </w:rPr>
    </w:lvl>
    <w:lvl w:ilvl="1" w:tplc="0C090019" w:tentative="1">
      <w:start w:val="1"/>
      <w:numFmt w:val="lowerLetter"/>
      <w:lvlText w:val="%2."/>
      <w:lvlJc w:val="left"/>
      <w:pPr>
        <w:ind w:left="1300" w:hanging="360"/>
      </w:pPr>
    </w:lvl>
    <w:lvl w:ilvl="2" w:tplc="0C09001B" w:tentative="1">
      <w:start w:val="1"/>
      <w:numFmt w:val="lowerRoman"/>
      <w:lvlText w:val="%3."/>
      <w:lvlJc w:val="right"/>
      <w:pPr>
        <w:ind w:left="2020" w:hanging="180"/>
      </w:pPr>
    </w:lvl>
    <w:lvl w:ilvl="3" w:tplc="0C09000F" w:tentative="1">
      <w:start w:val="1"/>
      <w:numFmt w:val="decimal"/>
      <w:lvlText w:val="%4."/>
      <w:lvlJc w:val="left"/>
      <w:pPr>
        <w:ind w:left="2740" w:hanging="360"/>
      </w:pPr>
    </w:lvl>
    <w:lvl w:ilvl="4" w:tplc="0C090019" w:tentative="1">
      <w:start w:val="1"/>
      <w:numFmt w:val="lowerLetter"/>
      <w:lvlText w:val="%5."/>
      <w:lvlJc w:val="left"/>
      <w:pPr>
        <w:ind w:left="3460" w:hanging="360"/>
      </w:pPr>
    </w:lvl>
    <w:lvl w:ilvl="5" w:tplc="0C09001B" w:tentative="1">
      <w:start w:val="1"/>
      <w:numFmt w:val="lowerRoman"/>
      <w:lvlText w:val="%6."/>
      <w:lvlJc w:val="right"/>
      <w:pPr>
        <w:ind w:left="4180" w:hanging="180"/>
      </w:pPr>
    </w:lvl>
    <w:lvl w:ilvl="6" w:tplc="0C09000F" w:tentative="1">
      <w:start w:val="1"/>
      <w:numFmt w:val="decimal"/>
      <w:lvlText w:val="%7."/>
      <w:lvlJc w:val="left"/>
      <w:pPr>
        <w:ind w:left="4900" w:hanging="360"/>
      </w:pPr>
    </w:lvl>
    <w:lvl w:ilvl="7" w:tplc="0C090019" w:tentative="1">
      <w:start w:val="1"/>
      <w:numFmt w:val="lowerLetter"/>
      <w:lvlText w:val="%8."/>
      <w:lvlJc w:val="left"/>
      <w:pPr>
        <w:ind w:left="5620" w:hanging="360"/>
      </w:pPr>
    </w:lvl>
    <w:lvl w:ilvl="8" w:tplc="0C09001B" w:tentative="1">
      <w:start w:val="1"/>
      <w:numFmt w:val="lowerRoman"/>
      <w:lvlText w:val="%9."/>
      <w:lvlJc w:val="right"/>
      <w:pPr>
        <w:ind w:left="6340" w:hanging="180"/>
      </w:pPr>
    </w:lvl>
  </w:abstractNum>
  <w:abstractNum w:abstractNumId="10" w15:restartNumberingAfterBreak="0">
    <w:nsid w:val="39801EEE"/>
    <w:multiLevelType w:val="hybridMultilevel"/>
    <w:tmpl w:val="84402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AD66047"/>
    <w:multiLevelType w:val="hybridMultilevel"/>
    <w:tmpl w:val="630646B2"/>
    <w:lvl w:ilvl="0" w:tplc="DBE0A966">
      <w:start w:val="1"/>
      <w:numFmt w:val="lowerLetter"/>
      <w:lvlText w:val="%1)"/>
      <w:lvlJc w:val="left"/>
      <w:pPr>
        <w:ind w:left="1004" w:hanging="360"/>
      </w:pPr>
      <w:rPr>
        <w:rFonts w:hint="default"/>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12" w15:restartNumberingAfterBreak="0">
    <w:nsid w:val="513932F0"/>
    <w:multiLevelType w:val="hybridMultilevel"/>
    <w:tmpl w:val="B00C5B0C"/>
    <w:lvl w:ilvl="0" w:tplc="41D2A1BE">
      <w:start w:val="1"/>
      <w:numFmt w:val="decimal"/>
      <w:lvlText w:val="%1."/>
      <w:lvlJc w:val="left"/>
      <w:pPr>
        <w:ind w:left="940" w:hanging="360"/>
      </w:pPr>
      <w:rPr>
        <w:rFonts w:ascii="Calibri" w:eastAsia="Calibri" w:hAnsi="Calibri" w:cs="Calibri" w:hint="default"/>
        <w:spacing w:val="-3"/>
        <w:w w:val="100"/>
        <w:sz w:val="24"/>
        <w:szCs w:val="24"/>
      </w:rPr>
    </w:lvl>
    <w:lvl w:ilvl="1" w:tplc="6FF6AC52">
      <w:numFmt w:val="bullet"/>
      <w:lvlText w:val="•"/>
      <w:lvlJc w:val="left"/>
      <w:pPr>
        <w:ind w:left="1844" w:hanging="360"/>
      </w:pPr>
      <w:rPr>
        <w:rFonts w:hint="default"/>
      </w:rPr>
    </w:lvl>
    <w:lvl w:ilvl="2" w:tplc="50368B20">
      <w:numFmt w:val="bullet"/>
      <w:lvlText w:val="•"/>
      <w:lvlJc w:val="left"/>
      <w:pPr>
        <w:ind w:left="2749" w:hanging="360"/>
      </w:pPr>
      <w:rPr>
        <w:rFonts w:hint="default"/>
      </w:rPr>
    </w:lvl>
    <w:lvl w:ilvl="3" w:tplc="AAD6513E">
      <w:numFmt w:val="bullet"/>
      <w:lvlText w:val="•"/>
      <w:lvlJc w:val="left"/>
      <w:pPr>
        <w:ind w:left="3653" w:hanging="360"/>
      </w:pPr>
      <w:rPr>
        <w:rFonts w:hint="default"/>
      </w:rPr>
    </w:lvl>
    <w:lvl w:ilvl="4" w:tplc="4ED008A0">
      <w:numFmt w:val="bullet"/>
      <w:lvlText w:val="•"/>
      <w:lvlJc w:val="left"/>
      <w:pPr>
        <w:ind w:left="4558" w:hanging="360"/>
      </w:pPr>
      <w:rPr>
        <w:rFonts w:hint="default"/>
      </w:rPr>
    </w:lvl>
    <w:lvl w:ilvl="5" w:tplc="4142D99E">
      <w:numFmt w:val="bullet"/>
      <w:lvlText w:val="•"/>
      <w:lvlJc w:val="left"/>
      <w:pPr>
        <w:ind w:left="5463" w:hanging="360"/>
      </w:pPr>
      <w:rPr>
        <w:rFonts w:hint="default"/>
      </w:rPr>
    </w:lvl>
    <w:lvl w:ilvl="6" w:tplc="415015F6">
      <w:numFmt w:val="bullet"/>
      <w:lvlText w:val="•"/>
      <w:lvlJc w:val="left"/>
      <w:pPr>
        <w:ind w:left="6367" w:hanging="360"/>
      </w:pPr>
      <w:rPr>
        <w:rFonts w:hint="default"/>
      </w:rPr>
    </w:lvl>
    <w:lvl w:ilvl="7" w:tplc="04208B1C">
      <w:numFmt w:val="bullet"/>
      <w:lvlText w:val="•"/>
      <w:lvlJc w:val="left"/>
      <w:pPr>
        <w:ind w:left="7272" w:hanging="360"/>
      </w:pPr>
      <w:rPr>
        <w:rFonts w:hint="default"/>
      </w:rPr>
    </w:lvl>
    <w:lvl w:ilvl="8" w:tplc="34A40004">
      <w:numFmt w:val="bullet"/>
      <w:lvlText w:val="•"/>
      <w:lvlJc w:val="left"/>
      <w:pPr>
        <w:ind w:left="8177" w:hanging="360"/>
      </w:pPr>
      <w:rPr>
        <w:rFonts w:hint="default"/>
      </w:rPr>
    </w:lvl>
  </w:abstractNum>
  <w:abstractNum w:abstractNumId="13" w15:restartNumberingAfterBreak="0">
    <w:nsid w:val="606A1495"/>
    <w:multiLevelType w:val="hybridMultilevel"/>
    <w:tmpl w:val="DBF8535A"/>
    <w:lvl w:ilvl="0" w:tplc="D8AE34E6">
      <w:start w:val="10"/>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0A3112C"/>
    <w:multiLevelType w:val="hybridMultilevel"/>
    <w:tmpl w:val="5BDC7C78"/>
    <w:lvl w:ilvl="0" w:tplc="800E0D7C">
      <w:start w:val="1"/>
      <w:numFmt w:val="decimal"/>
      <w:lvlText w:val="%1."/>
      <w:lvlJc w:val="left"/>
      <w:pPr>
        <w:ind w:left="647" w:hanging="428"/>
      </w:pPr>
      <w:rPr>
        <w:rFonts w:ascii="Calibri" w:eastAsia="Calibri" w:hAnsi="Calibri" w:cs="Calibri" w:hint="default"/>
        <w:w w:val="100"/>
        <w:sz w:val="22"/>
        <w:szCs w:val="22"/>
      </w:rPr>
    </w:lvl>
    <w:lvl w:ilvl="1" w:tplc="BC50F334">
      <w:start w:val="1"/>
      <w:numFmt w:val="lowerLetter"/>
      <w:lvlText w:val="%2."/>
      <w:lvlJc w:val="left"/>
      <w:pPr>
        <w:ind w:left="1214" w:hanging="428"/>
      </w:pPr>
      <w:rPr>
        <w:rFonts w:ascii="Calibri" w:eastAsia="Calibri" w:hAnsi="Calibri" w:cs="Calibri" w:hint="default"/>
        <w:spacing w:val="-1"/>
        <w:w w:val="100"/>
        <w:sz w:val="22"/>
        <w:szCs w:val="22"/>
      </w:rPr>
    </w:lvl>
    <w:lvl w:ilvl="2" w:tplc="CA2EEE04">
      <w:numFmt w:val="bullet"/>
      <w:lvlText w:val="•"/>
      <w:lvlJc w:val="left"/>
      <w:pPr>
        <w:ind w:left="1220" w:hanging="428"/>
      </w:pPr>
      <w:rPr>
        <w:rFonts w:hint="default"/>
      </w:rPr>
    </w:lvl>
    <w:lvl w:ilvl="3" w:tplc="C86A3372">
      <w:numFmt w:val="bullet"/>
      <w:lvlText w:val="•"/>
      <w:lvlJc w:val="left"/>
      <w:pPr>
        <w:ind w:left="2315" w:hanging="428"/>
      </w:pPr>
      <w:rPr>
        <w:rFonts w:hint="default"/>
      </w:rPr>
    </w:lvl>
    <w:lvl w:ilvl="4" w:tplc="0ACA65BA">
      <w:numFmt w:val="bullet"/>
      <w:lvlText w:val="•"/>
      <w:lvlJc w:val="left"/>
      <w:pPr>
        <w:ind w:left="3411" w:hanging="428"/>
      </w:pPr>
      <w:rPr>
        <w:rFonts w:hint="default"/>
      </w:rPr>
    </w:lvl>
    <w:lvl w:ilvl="5" w:tplc="27FA1C9A">
      <w:numFmt w:val="bullet"/>
      <w:lvlText w:val="•"/>
      <w:lvlJc w:val="left"/>
      <w:pPr>
        <w:ind w:left="4507" w:hanging="428"/>
      </w:pPr>
      <w:rPr>
        <w:rFonts w:hint="default"/>
      </w:rPr>
    </w:lvl>
    <w:lvl w:ilvl="6" w:tplc="832EDF44">
      <w:numFmt w:val="bullet"/>
      <w:lvlText w:val="•"/>
      <w:lvlJc w:val="left"/>
      <w:pPr>
        <w:ind w:left="5603" w:hanging="428"/>
      </w:pPr>
      <w:rPr>
        <w:rFonts w:hint="default"/>
      </w:rPr>
    </w:lvl>
    <w:lvl w:ilvl="7" w:tplc="CED8F0C0">
      <w:numFmt w:val="bullet"/>
      <w:lvlText w:val="•"/>
      <w:lvlJc w:val="left"/>
      <w:pPr>
        <w:ind w:left="6699" w:hanging="428"/>
      </w:pPr>
      <w:rPr>
        <w:rFonts w:hint="default"/>
      </w:rPr>
    </w:lvl>
    <w:lvl w:ilvl="8" w:tplc="85C2C932">
      <w:numFmt w:val="bullet"/>
      <w:lvlText w:val="•"/>
      <w:lvlJc w:val="left"/>
      <w:pPr>
        <w:ind w:left="7794" w:hanging="428"/>
      </w:pPr>
      <w:rPr>
        <w:rFonts w:hint="default"/>
      </w:rPr>
    </w:lvl>
  </w:abstractNum>
  <w:abstractNum w:abstractNumId="15" w15:restartNumberingAfterBreak="0">
    <w:nsid w:val="69AE1579"/>
    <w:multiLevelType w:val="hybridMultilevel"/>
    <w:tmpl w:val="0EDA33F6"/>
    <w:lvl w:ilvl="0" w:tplc="8CBA2F90">
      <w:start w:val="1"/>
      <w:numFmt w:val="decimal"/>
      <w:lvlText w:val="%1."/>
      <w:lvlJc w:val="left"/>
      <w:pPr>
        <w:ind w:left="644" w:hanging="360"/>
      </w:pPr>
      <w:rPr>
        <w:rFonts w:hint="default"/>
      </w:rPr>
    </w:lvl>
    <w:lvl w:ilvl="1" w:tplc="0C090019">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16" w15:restartNumberingAfterBreak="0">
    <w:nsid w:val="6C7B0C5D"/>
    <w:multiLevelType w:val="hybridMultilevel"/>
    <w:tmpl w:val="15FA66D0"/>
    <w:lvl w:ilvl="0" w:tplc="DF1E0758">
      <w:start w:val="1"/>
      <w:numFmt w:val="bullet"/>
      <w:lvlText w:val="-"/>
      <w:lvlJc w:val="left"/>
      <w:pPr>
        <w:ind w:left="694" w:hanging="360"/>
      </w:pPr>
      <w:rPr>
        <w:rFonts w:ascii="Calibri" w:eastAsia="Calibri" w:hAnsi="Calibri" w:cs="Calibri" w:hint="default"/>
      </w:rPr>
    </w:lvl>
    <w:lvl w:ilvl="1" w:tplc="0C090003" w:tentative="1">
      <w:start w:val="1"/>
      <w:numFmt w:val="bullet"/>
      <w:lvlText w:val="o"/>
      <w:lvlJc w:val="left"/>
      <w:pPr>
        <w:ind w:left="1414" w:hanging="360"/>
      </w:pPr>
      <w:rPr>
        <w:rFonts w:ascii="Courier New" w:hAnsi="Courier New" w:cs="Courier New" w:hint="default"/>
      </w:rPr>
    </w:lvl>
    <w:lvl w:ilvl="2" w:tplc="0C090005" w:tentative="1">
      <w:start w:val="1"/>
      <w:numFmt w:val="bullet"/>
      <w:lvlText w:val=""/>
      <w:lvlJc w:val="left"/>
      <w:pPr>
        <w:ind w:left="2134" w:hanging="360"/>
      </w:pPr>
      <w:rPr>
        <w:rFonts w:ascii="Wingdings" w:hAnsi="Wingdings" w:hint="default"/>
      </w:rPr>
    </w:lvl>
    <w:lvl w:ilvl="3" w:tplc="0C090001" w:tentative="1">
      <w:start w:val="1"/>
      <w:numFmt w:val="bullet"/>
      <w:lvlText w:val=""/>
      <w:lvlJc w:val="left"/>
      <w:pPr>
        <w:ind w:left="2854" w:hanging="360"/>
      </w:pPr>
      <w:rPr>
        <w:rFonts w:ascii="Symbol" w:hAnsi="Symbol" w:hint="default"/>
      </w:rPr>
    </w:lvl>
    <w:lvl w:ilvl="4" w:tplc="0C090003" w:tentative="1">
      <w:start w:val="1"/>
      <w:numFmt w:val="bullet"/>
      <w:lvlText w:val="o"/>
      <w:lvlJc w:val="left"/>
      <w:pPr>
        <w:ind w:left="3574" w:hanging="360"/>
      </w:pPr>
      <w:rPr>
        <w:rFonts w:ascii="Courier New" w:hAnsi="Courier New" w:cs="Courier New" w:hint="default"/>
      </w:rPr>
    </w:lvl>
    <w:lvl w:ilvl="5" w:tplc="0C090005" w:tentative="1">
      <w:start w:val="1"/>
      <w:numFmt w:val="bullet"/>
      <w:lvlText w:val=""/>
      <w:lvlJc w:val="left"/>
      <w:pPr>
        <w:ind w:left="4294" w:hanging="360"/>
      </w:pPr>
      <w:rPr>
        <w:rFonts w:ascii="Wingdings" w:hAnsi="Wingdings" w:hint="default"/>
      </w:rPr>
    </w:lvl>
    <w:lvl w:ilvl="6" w:tplc="0C090001" w:tentative="1">
      <w:start w:val="1"/>
      <w:numFmt w:val="bullet"/>
      <w:lvlText w:val=""/>
      <w:lvlJc w:val="left"/>
      <w:pPr>
        <w:ind w:left="5014" w:hanging="360"/>
      </w:pPr>
      <w:rPr>
        <w:rFonts w:ascii="Symbol" w:hAnsi="Symbol" w:hint="default"/>
      </w:rPr>
    </w:lvl>
    <w:lvl w:ilvl="7" w:tplc="0C090003" w:tentative="1">
      <w:start w:val="1"/>
      <w:numFmt w:val="bullet"/>
      <w:lvlText w:val="o"/>
      <w:lvlJc w:val="left"/>
      <w:pPr>
        <w:ind w:left="5734" w:hanging="360"/>
      </w:pPr>
      <w:rPr>
        <w:rFonts w:ascii="Courier New" w:hAnsi="Courier New" w:cs="Courier New" w:hint="default"/>
      </w:rPr>
    </w:lvl>
    <w:lvl w:ilvl="8" w:tplc="0C090005" w:tentative="1">
      <w:start w:val="1"/>
      <w:numFmt w:val="bullet"/>
      <w:lvlText w:val=""/>
      <w:lvlJc w:val="left"/>
      <w:pPr>
        <w:ind w:left="6454" w:hanging="360"/>
      </w:pPr>
      <w:rPr>
        <w:rFonts w:ascii="Wingdings" w:hAnsi="Wingdings" w:hint="default"/>
      </w:rPr>
    </w:lvl>
  </w:abstractNum>
  <w:abstractNum w:abstractNumId="17" w15:restartNumberingAfterBreak="0">
    <w:nsid w:val="6D617F93"/>
    <w:multiLevelType w:val="hybridMultilevel"/>
    <w:tmpl w:val="1944A1DE"/>
    <w:lvl w:ilvl="0" w:tplc="2B2A65F0">
      <w:numFmt w:val="bullet"/>
      <w:lvlText w:val=""/>
      <w:lvlJc w:val="left"/>
      <w:pPr>
        <w:ind w:left="391" w:hanging="284"/>
      </w:pPr>
      <w:rPr>
        <w:rFonts w:ascii="Symbol" w:eastAsia="Symbol" w:hAnsi="Symbol" w:cs="Symbol" w:hint="default"/>
        <w:color w:val="FF0000"/>
        <w:w w:val="100"/>
        <w:sz w:val="22"/>
        <w:szCs w:val="22"/>
      </w:rPr>
    </w:lvl>
    <w:lvl w:ilvl="1" w:tplc="497ED568">
      <w:numFmt w:val="bullet"/>
      <w:lvlText w:val="•"/>
      <w:lvlJc w:val="left"/>
      <w:pPr>
        <w:ind w:left="1284" w:hanging="284"/>
      </w:pPr>
      <w:rPr>
        <w:rFonts w:hint="default"/>
      </w:rPr>
    </w:lvl>
    <w:lvl w:ilvl="2" w:tplc="81E842A2">
      <w:numFmt w:val="bullet"/>
      <w:lvlText w:val="•"/>
      <w:lvlJc w:val="left"/>
      <w:pPr>
        <w:ind w:left="2168" w:hanging="284"/>
      </w:pPr>
      <w:rPr>
        <w:rFonts w:hint="default"/>
      </w:rPr>
    </w:lvl>
    <w:lvl w:ilvl="3" w:tplc="B5B6AF50">
      <w:numFmt w:val="bullet"/>
      <w:lvlText w:val="•"/>
      <w:lvlJc w:val="left"/>
      <w:pPr>
        <w:ind w:left="3053" w:hanging="284"/>
      </w:pPr>
      <w:rPr>
        <w:rFonts w:hint="default"/>
      </w:rPr>
    </w:lvl>
    <w:lvl w:ilvl="4" w:tplc="394CA21E">
      <w:numFmt w:val="bullet"/>
      <w:lvlText w:val="•"/>
      <w:lvlJc w:val="left"/>
      <w:pPr>
        <w:ind w:left="3937" w:hanging="284"/>
      </w:pPr>
      <w:rPr>
        <w:rFonts w:hint="default"/>
      </w:rPr>
    </w:lvl>
    <w:lvl w:ilvl="5" w:tplc="D1A09AE2">
      <w:numFmt w:val="bullet"/>
      <w:lvlText w:val="•"/>
      <w:lvlJc w:val="left"/>
      <w:pPr>
        <w:ind w:left="4821" w:hanging="284"/>
      </w:pPr>
      <w:rPr>
        <w:rFonts w:hint="default"/>
      </w:rPr>
    </w:lvl>
    <w:lvl w:ilvl="6" w:tplc="6F8850E6">
      <w:numFmt w:val="bullet"/>
      <w:lvlText w:val="•"/>
      <w:lvlJc w:val="left"/>
      <w:pPr>
        <w:ind w:left="5706" w:hanging="284"/>
      </w:pPr>
      <w:rPr>
        <w:rFonts w:hint="default"/>
      </w:rPr>
    </w:lvl>
    <w:lvl w:ilvl="7" w:tplc="0F686F26">
      <w:numFmt w:val="bullet"/>
      <w:lvlText w:val="•"/>
      <w:lvlJc w:val="left"/>
      <w:pPr>
        <w:ind w:left="6590" w:hanging="284"/>
      </w:pPr>
      <w:rPr>
        <w:rFonts w:hint="default"/>
      </w:rPr>
    </w:lvl>
    <w:lvl w:ilvl="8" w:tplc="8E4C7F54">
      <w:numFmt w:val="bullet"/>
      <w:lvlText w:val="•"/>
      <w:lvlJc w:val="left"/>
      <w:pPr>
        <w:ind w:left="7475" w:hanging="284"/>
      </w:pPr>
      <w:rPr>
        <w:rFonts w:hint="default"/>
      </w:rPr>
    </w:lvl>
  </w:abstractNum>
  <w:abstractNum w:abstractNumId="18" w15:restartNumberingAfterBreak="0">
    <w:nsid w:val="72F27D8F"/>
    <w:multiLevelType w:val="hybridMultilevel"/>
    <w:tmpl w:val="8744D84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782F63CC"/>
    <w:multiLevelType w:val="hybridMultilevel"/>
    <w:tmpl w:val="7570B8E4"/>
    <w:lvl w:ilvl="0" w:tplc="0192B940">
      <w:start w:val="1"/>
      <w:numFmt w:val="decimal"/>
      <w:lvlText w:val="(%1)"/>
      <w:lvlJc w:val="left"/>
      <w:pPr>
        <w:ind w:left="644" w:hanging="360"/>
      </w:pPr>
      <w:rPr>
        <w:rFonts w:hint="default"/>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num w:numId="1" w16cid:durableId="954678927">
    <w:abstractNumId w:val="6"/>
  </w:num>
  <w:num w:numId="2" w16cid:durableId="1523012452">
    <w:abstractNumId w:val="17"/>
  </w:num>
  <w:num w:numId="3" w16cid:durableId="1008675376">
    <w:abstractNumId w:val="2"/>
  </w:num>
  <w:num w:numId="4" w16cid:durableId="1255167578">
    <w:abstractNumId w:val="3"/>
  </w:num>
  <w:num w:numId="5" w16cid:durableId="1767655592">
    <w:abstractNumId w:val="12"/>
  </w:num>
  <w:num w:numId="6" w16cid:durableId="1717311972">
    <w:abstractNumId w:val="10"/>
  </w:num>
  <w:num w:numId="7" w16cid:durableId="205724942">
    <w:abstractNumId w:val="14"/>
  </w:num>
  <w:num w:numId="8" w16cid:durableId="797645819">
    <w:abstractNumId w:val="0"/>
  </w:num>
  <w:num w:numId="9" w16cid:durableId="441144072">
    <w:abstractNumId w:val="8"/>
  </w:num>
  <w:num w:numId="10" w16cid:durableId="1889562591">
    <w:abstractNumId w:val="9"/>
  </w:num>
  <w:num w:numId="11" w16cid:durableId="1123963100">
    <w:abstractNumId w:val="16"/>
  </w:num>
  <w:num w:numId="12" w16cid:durableId="1901555064">
    <w:abstractNumId w:val="7"/>
  </w:num>
  <w:num w:numId="13" w16cid:durableId="1941330763">
    <w:abstractNumId w:val="1"/>
  </w:num>
  <w:num w:numId="14" w16cid:durableId="333335953">
    <w:abstractNumId w:val="19"/>
  </w:num>
  <w:num w:numId="15" w16cid:durableId="722489429">
    <w:abstractNumId w:val="11"/>
  </w:num>
  <w:num w:numId="16" w16cid:durableId="1895891596">
    <w:abstractNumId w:val="13"/>
  </w:num>
  <w:num w:numId="17" w16cid:durableId="2095975325">
    <w:abstractNumId w:val="5"/>
  </w:num>
  <w:num w:numId="18" w16cid:durableId="504781042">
    <w:abstractNumId w:val="18"/>
  </w:num>
  <w:num w:numId="19" w16cid:durableId="1710567868">
    <w:abstractNumId w:val="4"/>
  </w:num>
  <w:num w:numId="20" w16cid:durableId="382682982">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AM DUY NGUYEN">
    <w15:presenceInfo w15:providerId="AD" w15:userId="S::104058375@student.swin.edu.au::a1d0f395-60ba-4ee2-b93c-3fa66d88af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rAwMbQwMzE2NTYwNjJW0lEKTi0uzszPAykwtKwFAOklsTMtAAAA"/>
  </w:docVars>
  <w:rsids>
    <w:rsidRoot w:val="00364486"/>
    <w:rsid w:val="000008BA"/>
    <w:rsid w:val="000060B3"/>
    <w:rsid w:val="00014EA5"/>
    <w:rsid w:val="00021638"/>
    <w:rsid w:val="0002674D"/>
    <w:rsid w:val="000267A8"/>
    <w:rsid w:val="000406AA"/>
    <w:rsid w:val="00052A1B"/>
    <w:rsid w:val="0005681D"/>
    <w:rsid w:val="00057B3A"/>
    <w:rsid w:val="00063C4B"/>
    <w:rsid w:val="0006558A"/>
    <w:rsid w:val="000748B9"/>
    <w:rsid w:val="000776DA"/>
    <w:rsid w:val="00080D03"/>
    <w:rsid w:val="00083CF6"/>
    <w:rsid w:val="000859B5"/>
    <w:rsid w:val="00085B78"/>
    <w:rsid w:val="0009103A"/>
    <w:rsid w:val="0009160C"/>
    <w:rsid w:val="000A0B39"/>
    <w:rsid w:val="000A7F01"/>
    <w:rsid w:val="000B3944"/>
    <w:rsid w:val="000B59F4"/>
    <w:rsid w:val="000C1879"/>
    <w:rsid w:val="000C1930"/>
    <w:rsid w:val="000C5B9C"/>
    <w:rsid w:val="000C760B"/>
    <w:rsid w:val="000D7ECD"/>
    <w:rsid w:val="000E0879"/>
    <w:rsid w:val="000F143B"/>
    <w:rsid w:val="000F5C07"/>
    <w:rsid w:val="00100F7A"/>
    <w:rsid w:val="00106F5A"/>
    <w:rsid w:val="00110A87"/>
    <w:rsid w:val="0011522E"/>
    <w:rsid w:val="001240E5"/>
    <w:rsid w:val="0013413F"/>
    <w:rsid w:val="00137E80"/>
    <w:rsid w:val="0015292D"/>
    <w:rsid w:val="00164A2C"/>
    <w:rsid w:val="00166CA1"/>
    <w:rsid w:val="00170799"/>
    <w:rsid w:val="001726B8"/>
    <w:rsid w:val="00174E2B"/>
    <w:rsid w:val="00176C6C"/>
    <w:rsid w:val="00181B31"/>
    <w:rsid w:val="00182554"/>
    <w:rsid w:val="00184852"/>
    <w:rsid w:val="00185D16"/>
    <w:rsid w:val="00190366"/>
    <w:rsid w:val="00197A1F"/>
    <w:rsid w:val="001A1488"/>
    <w:rsid w:val="001A3967"/>
    <w:rsid w:val="001A42A2"/>
    <w:rsid w:val="001C410F"/>
    <w:rsid w:val="001D30D3"/>
    <w:rsid w:val="001E1C1A"/>
    <w:rsid w:val="001E397B"/>
    <w:rsid w:val="001F32A1"/>
    <w:rsid w:val="00201A31"/>
    <w:rsid w:val="00202E41"/>
    <w:rsid w:val="00206962"/>
    <w:rsid w:val="0021248E"/>
    <w:rsid w:val="00220DC9"/>
    <w:rsid w:val="00226D02"/>
    <w:rsid w:val="00230100"/>
    <w:rsid w:val="0023298E"/>
    <w:rsid w:val="00235344"/>
    <w:rsid w:val="0024069D"/>
    <w:rsid w:val="00240833"/>
    <w:rsid w:val="00241A84"/>
    <w:rsid w:val="00246030"/>
    <w:rsid w:val="00250D45"/>
    <w:rsid w:val="0025662B"/>
    <w:rsid w:val="00257664"/>
    <w:rsid w:val="002614C1"/>
    <w:rsid w:val="00266B2C"/>
    <w:rsid w:val="00270CB6"/>
    <w:rsid w:val="00283479"/>
    <w:rsid w:val="00286EBB"/>
    <w:rsid w:val="002878C8"/>
    <w:rsid w:val="00290F08"/>
    <w:rsid w:val="00294C1A"/>
    <w:rsid w:val="00297260"/>
    <w:rsid w:val="00297F10"/>
    <w:rsid w:val="002A43C0"/>
    <w:rsid w:val="002A4437"/>
    <w:rsid w:val="002A4720"/>
    <w:rsid w:val="002A7524"/>
    <w:rsid w:val="002B602A"/>
    <w:rsid w:val="002B7DDA"/>
    <w:rsid w:val="002D4BE0"/>
    <w:rsid w:val="002D4D6F"/>
    <w:rsid w:val="002D73BA"/>
    <w:rsid w:val="002E67A0"/>
    <w:rsid w:val="00302FFA"/>
    <w:rsid w:val="003135C8"/>
    <w:rsid w:val="003201FC"/>
    <w:rsid w:val="003251BF"/>
    <w:rsid w:val="00330308"/>
    <w:rsid w:val="003336F3"/>
    <w:rsid w:val="0033503F"/>
    <w:rsid w:val="00337519"/>
    <w:rsid w:val="00342647"/>
    <w:rsid w:val="00347444"/>
    <w:rsid w:val="0035611E"/>
    <w:rsid w:val="00357026"/>
    <w:rsid w:val="00361C75"/>
    <w:rsid w:val="0036226E"/>
    <w:rsid w:val="003623E9"/>
    <w:rsid w:val="0036242A"/>
    <w:rsid w:val="00364486"/>
    <w:rsid w:val="0036523E"/>
    <w:rsid w:val="00365CA6"/>
    <w:rsid w:val="00366AD4"/>
    <w:rsid w:val="0037153F"/>
    <w:rsid w:val="003803B9"/>
    <w:rsid w:val="003859C3"/>
    <w:rsid w:val="003912C7"/>
    <w:rsid w:val="003953FA"/>
    <w:rsid w:val="00395840"/>
    <w:rsid w:val="003A707F"/>
    <w:rsid w:val="003B0BCA"/>
    <w:rsid w:val="003B1188"/>
    <w:rsid w:val="003B2939"/>
    <w:rsid w:val="003B4659"/>
    <w:rsid w:val="003B5D4D"/>
    <w:rsid w:val="003B5F45"/>
    <w:rsid w:val="003C45A9"/>
    <w:rsid w:val="003C72B0"/>
    <w:rsid w:val="003D1863"/>
    <w:rsid w:val="003D7728"/>
    <w:rsid w:val="003E08E1"/>
    <w:rsid w:val="003E0F39"/>
    <w:rsid w:val="003E4417"/>
    <w:rsid w:val="003F141E"/>
    <w:rsid w:val="00400C33"/>
    <w:rsid w:val="00402FCC"/>
    <w:rsid w:val="00411BA8"/>
    <w:rsid w:val="00416336"/>
    <w:rsid w:val="0041743C"/>
    <w:rsid w:val="00421CAF"/>
    <w:rsid w:val="0042645B"/>
    <w:rsid w:val="00432B39"/>
    <w:rsid w:val="00435E73"/>
    <w:rsid w:val="00455EB2"/>
    <w:rsid w:val="0046043D"/>
    <w:rsid w:val="004631E0"/>
    <w:rsid w:val="00466143"/>
    <w:rsid w:val="0047002D"/>
    <w:rsid w:val="00473223"/>
    <w:rsid w:val="0047733F"/>
    <w:rsid w:val="00481D92"/>
    <w:rsid w:val="0049147D"/>
    <w:rsid w:val="00493459"/>
    <w:rsid w:val="00493FB4"/>
    <w:rsid w:val="00495B75"/>
    <w:rsid w:val="004A1030"/>
    <w:rsid w:val="004A4D13"/>
    <w:rsid w:val="004A5ECF"/>
    <w:rsid w:val="004B06D8"/>
    <w:rsid w:val="004B5738"/>
    <w:rsid w:val="004C31DE"/>
    <w:rsid w:val="004C4FA3"/>
    <w:rsid w:val="004C7F9E"/>
    <w:rsid w:val="004E3EE6"/>
    <w:rsid w:val="004E471B"/>
    <w:rsid w:val="004F289B"/>
    <w:rsid w:val="004F2C59"/>
    <w:rsid w:val="00502647"/>
    <w:rsid w:val="00511216"/>
    <w:rsid w:val="0051353A"/>
    <w:rsid w:val="00521608"/>
    <w:rsid w:val="00523345"/>
    <w:rsid w:val="00523BEA"/>
    <w:rsid w:val="005314DE"/>
    <w:rsid w:val="00535BA3"/>
    <w:rsid w:val="005471C8"/>
    <w:rsid w:val="00547BBF"/>
    <w:rsid w:val="00553520"/>
    <w:rsid w:val="005572ED"/>
    <w:rsid w:val="00561586"/>
    <w:rsid w:val="00575F7F"/>
    <w:rsid w:val="0058289F"/>
    <w:rsid w:val="00582A35"/>
    <w:rsid w:val="00582A8A"/>
    <w:rsid w:val="00583472"/>
    <w:rsid w:val="005959DF"/>
    <w:rsid w:val="0059723F"/>
    <w:rsid w:val="00597636"/>
    <w:rsid w:val="005A6822"/>
    <w:rsid w:val="005B3CF5"/>
    <w:rsid w:val="005B6F9E"/>
    <w:rsid w:val="005C5948"/>
    <w:rsid w:val="005C7F98"/>
    <w:rsid w:val="005D3B73"/>
    <w:rsid w:val="005D4E58"/>
    <w:rsid w:val="005E72C3"/>
    <w:rsid w:val="005F112F"/>
    <w:rsid w:val="005F1A5C"/>
    <w:rsid w:val="005F1CE1"/>
    <w:rsid w:val="005F463B"/>
    <w:rsid w:val="0060442A"/>
    <w:rsid w:val="00610BAB"/>
    <w:rsid w:val="006134ED"/>
    <w:rsid w:val="006165D3"/>
    <w:rsid w:val="00630DFD"/>
    <w:rsid w:val="00650AB1"/>
    <w:rsid w:val="00652F6A"/>
    <w:rsid w:val="00657AF1"/>
    <w:rsid w:val="00660D5D"/>
    <w:rsid w:val="00665D47"/>
    <w:rsid w:val="00665FF0"/>
    <w:rsid w:val="00683A50"/>
    <w:rsid w:val="00695E1F"/>
    <w:rsid w:val="00696919"/>
    <w:rsid w:val="006979E0"/>
    <w:rsid w:val="006A1436"/>
    <w:rsid w:val="006A2403"/>
    <w:rsid w:val="006A319B"/>
    <w:rsid w:val="006A425C"/>
    <w:rsid w:val="006A77A2"/>
    <w:rsid w:val="006D1C77"/>
    <w:rsid w:val="006D36B0"/>
    <w:rsid w:val="006D443A"/>
    <w:rsid w:val="006D666D"/>
    <w:rsid w:val="006D7545"/>
    <w:rsid w:val="006E00E9"/>
    <w:rsid w:val="006E3D22"/>
    <w:rsid w:val="006E3E96"/>
    <w:rsid w:val="0070028A"/>
    <w:rsid w:val="00711AA4"/>
    <w:rsid w:val="007123F5"/>
    <w:rsid w:val="00712E15"/>
    <w:rsid w:val="00713B67"/>
    <w:rsid w:val="00726437"/>
    <w:rsid w:val="00730D8E"/>
    <w:rsid w:val="00736D7D"/>
    <w:rsid w:val="00742200"/>
    <w:rsid w:val="007444BB"/>
    <w:rsid w:val="00746243"/>
    <w:rsid w:val="0075150B"/>
    <w:rsid w:val="00752C94"/>
    <w:rsid w:val="00755B32"/>
    <w:rsid w:val="0075794A"/>
    <w:rsid w:val="00760204"/>
    <w:rsid w:val="00764DAD"/>
    <w:rsid w:val="007704C9"/>
    <w:rsid w:val="00770F70"/>
    <w:rsid w:val="00771240"/>
    <w:rsid w:val="00775C28"/>
    <w:rsid w:val="00776119"/>
    <w:rsid w:val="00783E70"/>
    <w:rsid w:val="00792137"/>
    <w:rsid w:val="0079309A"/>
    <w:rsid w:val="0079756B"/>
    <w:rsid w:val="007A50F9"/>
    <w:rsid w:val="007A7987"/>
    <w:rsid w:val="007A7A31"/>
    <w:rsid w:val="007B170F"/>
    <w:rsid w:val="007B6474"/>
    <w:rsid w:val="007B7DBE"/>
    <w:rsid w:val="007E33A5"/>
    <w:rsid w:val="007F16B9"/>
    <w:rsid w:val="007F2A57"/>
    <w:rsid w:val="007F369B"/>
    <w:rsid w:val="007F658A"/>
    <w:rsid w:val="008025B2"/>
    <w:rsid w:val="00802F9A"/>
    <w:rsid w:val="00805EAE"/>
    <w:rsid w:val="00821629"/>
    <w:rsid w:val="00822450"/>
    <w:rsid w:val="008225B0"/>
    <w:rsid w:val="00822F98"/>
    <w:rsid w:val="0082348E"/>
    <w:rsid w:val="00824221"/>
    <w:rsid w:val="00824530"/>
    <w:rsid w:val="0083294B"/>
    <w:rsid w:val="008348A8"/>
    <w:rsid w:val="00835B42"/>
    <w:rsid w:val="00842F32"/>
    <w:rsid w:val="00845E0C"/>
    <w:rsid w:val="0085030C"/>
    <w:rsid w:val="00853B64"/>
    <w:rsid w:val="00854537"/>
    <w:rsid w:val="008551E9"/>
    <w:rsid w:val="00857658"/>
    <w:rsid w:val="00857E77"/>
    <w:rsid w:val="00864909"/>
    <w:rsid w:val="00865E25"/>
    <w:rsid w:val="00874143"/>
    <w:rsid w:val="00874651"/>
    <w:rsid w:val="00875DB1"/>
    <w:rsid w:val="00880184"/>
    <w:rsid w:val="00884FDA"/>
    <w:rsid w:val="0088557D"/>
    <w:rsid w:val="00892FB4"/>
    <w:rsid w:val="00894AC2"/>
    <w:rsid w:val="0089691D"/>
    <w:rsid w:val="008974D0"/>
    <w:rsid w:val="008A0D8B"/>
    <w:rsid w:val="008A4294"/>
    <w:rsid w:val="008A45FD"/>
    <w:rsid w:val="008B151F"/>
    <w:rsid w:val="008B2E78"/>
    <w:rsid w:val="008D2573"/>
    <w:rsid w:val="008E21FE"/>
    <w:rsid w:val="008E3D96"/>
    <w:rsid w:val="008E5F9B"/>
    <w:rsid w:val="008F061A"/>
    <w:rsid w:val="008F7DD0"/>
    <w:rsid w:val="00902546"/>
    <w:rsid w:val="0090619F"/>
    <w:rsid w:val="00906AFA"/>
    <w:rsid w:val="009178B0"/>
    <w:rsid w:val="00920142"/>
    <w:rsid w:val="0092028A"/>
    <w:rsid w:val="00921CD0"/>
    <w:rsid w:val="00924D15"/>
    <w:rsid w:val="00925386"/>
    <w:rsid w:val="00926CE1"/>
    <w:rsid w:val="00927911"/>
    <w:rsid w:val="00927F9B"/>
    <w:rsid w:val="00942F22"/>
    <w:rsid w:val="00944B7D"/>
    <w:rsid w:val="0094725C"/>
    <w:rsid w:val="00947E50"/>
    <w:rsid w:val="00951A44"/>
    <w:rsid w:val="00957DCA"/>
    <w:rsid w:val="00961C57"/>
    <w:rsid w:val="009639B6"/>
    <w:rsid w:val="00963FFC"/>
    <w:rsid w:val="009650D8"/>
    <w:rsid w:val="009812BB"/>
    <w:rsid w:val="009837EA"/>
    <w:rsid w:val="0099487E"/>
    <w:rsid w:val="009A1899"/>
    <w:rsid w:val="009A28EA"/>
    <w:rsid w:val="009A39FF"/>
    <w:rsid w:val="009B4090"/>
    <w:rsid w:val="009B52DE"/>
    <w:rsid w:val="009B7ED4"/>
    <w:rsid w:val="009C1722"/>
    <w:rsid w:val="009C259A"/>
    <w:rsid w:val="009C352F"/>
    <w:rsid w:val="009C4B92"/>
    <w:rsid w:val="009F6434"/>
    <w:rsid w:val="00A0056D"/>
    <w:rsid w:val="00A04E92"/>
    <w:rsid w:val="00A076DB"/>
    <w:rsid w:val="00A1437C"/>
    <w:rsid w:val="00A179F2"/>
    <w:rsid w:val="00A21848"/>
    <w:rsid w:val="00A24DC4"/>
    <w:rsid w:val="00A3107F"/>
    <w:rsid w:val="00A35FCF"/>
    <w:rsid w:val="00A3748B"/>
    <w:rsid w:val="00A42D91"/>
    <w:rsid w:val="00A46F65"/>
    <w:rsid w:val="00A5370E"/>
    <w:rsid w:val="00A55F32"/>
    <w:rsid w:val="00A568D5"/>
    <w:rsid w:val="00A60BF0"/>
    <w:rsid w:val="00A73780"/>
    <w:rsid w:val="00A807FD"/>
    <w:rsid w:val="00A80F1C"/>
    <w:rsid w:val="00A91856"/>
    <w:rsid w:val="00A97692"/>
    <w:rsid w:val="00AA46D1"/>
    <w:rsid w:val="00AA7DB3"/>
    <w:rsid w:val="00AB7B72"/>
    <w:rsid w:val="00AC14E8"/>
    <w:rsid w:val="00AC39A2"/>
    <w:rsid w:val="00AD3EF9"/>
    <w:rsid w:val="00AD4B05"/>
    <w:rsid w:val="00AE0414"/>
    <w:rsid w:val="00AE38E0"/>
    <w:rsid w:val="00AF6257"/>
    <w:rsid w:val="00B0126A"/>
    <w:rsid w:val="00B03A93"/>
    <w:rsid w:val="00B05FC4"/>
    <w:rsid w:val="00B1123B"/>
    <w:rsid w:val="00B12402"/>
    <w:rsid w:val="00B13F24"/>
    <w:rsid w:val="00B15842"/>
    <w:rsid w:val="00B227C1"/>
    <w:rsid w:val="00B34355"/>
    <w:rsid w:val="00B36B8A"/>
    <w:rsid w:val="00B4016A"/>
    <w:rsid w:val="00B55224"/>
    <w:rsid w:val="00B61390"/>
    <w:rsid w:val="00B62BC1"/>
    <w:rsid w:val="00B63147"/>
    <w:rsid w:val="00B65CBE"/>
    <w:rsid w:val="00B661F9"/>
    <w:rsid w:val="00B662D2"/>
    <w:rsid w:val="00B673D9"/>
    <w:rsid w:val="00B70DAA"/>
    <w:rsid w:val="00B71359"/>
    <w:rsid w:val="00B732FE"/>
    <w:rsid w:val="00B755E5"/>
    <w:rsid w:val="00B86524"/>
    <w:rsid w:val="00B919A1"/>
    <w:rsid w:val="00BA4C28"/>
    <w:rsid w:val="00BA50B4"/>
    <w:rsid w:val="00BD41D0"/>
    <w:rsid w:val="00BF3605"/>
    <w:rsid w:val="00C017BB"/>
    <w:rsid w:val="00C063BB"/>
    <w:rsid w:val="00C208E6"/>
    <w:rsid w:val="00C27EAB"/>
    <w:rsid w:val="00C354F3"/>
    <w:rsid w:val="00C402E6"/>
    <w:rsid w:val="00C40508"/>
    <w:rsid w:val="00C438AE"/>
    <w:rsid w:val="00C44ABF"/>
    <w:rsid w:val="00C453AA"/>
    <w:rsid w:val="00C560CF"/>
    <w:rsid w:val="00C61F48"/>
    <w:rsid w:val="00C80223"/>
    <w:rsid w:val="00C8118C"/>
    <w:rsid w:val="00C821E3"/>
    <w:rsid w:val="00C8648D"/>
    <w:rsid w:val="00C87064"/>
    <w:rsid w:val="00CA04A6"/>
    <w:rsid w:val="00CA104A"/>
    <w:rsid w:val="00CA6ADC"/>
    <w:rsid w:val="00CB1D53"/>
    <w:rsid w:val="00CB247E"/>
    <w:rsid w:val="00CD2C3B"/>
    <w:rsid w:val="00CD6B07"/>
    <w:rsid w:val="00CE0565"/>
    <w:rsid w:val="00CE126A"/>
    <w:rsid w:val="00CE7838"/>
    <w:rsid w:val="00CF12A6"/>
    <w:rsid w:val="00CF1356"/>
    <w:rsid w:val="00CF1AAD"/>
    <w:rsid w:val="00CF6CEE"/>
    <w:rsid w:val="00D0040D"/>
    <w:rsid w:val="00D036CE"/>
    <w:rsid w:val="00D03923"/>
    <w:rsid w:val="00D1194C"/>
    <w:rsid w:val="00D17978"/>
    <w:rsid w:val="00D21C7B"/>
    <w:rsid w:val="00D21F0C"/>
    <w:rsid w:val="00D26EC0"/>
    <w:rsid w:val="00D3096E"/>
    <w:rsid w:val="00D40C04"/>
    <w:rsid w:val="00D41D86"/>
    <w:rsid w:val="00D4330D"/>
    <w:rsid w:val="00D60757"/>
    <w:rsid w:val="00D60DAE"/>
    <w:rsid w:val="00D62712"/>
    <w:rsid w:val="00D649DB"/>
    <w:rsid w:val="00D66EA6"/>
    <w:rsid w:val="00D77AFF"/>
    <w:rsid w:val="00D8099E"/>
    <w:rsid w:val="00D825FF"/>
    <w:rsid w:val="00D856A2"/>
    <w:rsid w:val="00D912FD"/>
    <w:rsid w:val="00DA301B"/>
    <w:rsid w:val="00DA3DE8"/>
    <w:rsid w:val="00DB02D2"/>
    <w:rsid w:val="00DB4719"/>
    <w:rsid w:val="00DD79F8"/>
    <w:rsid w:val="00DE23F2"/>
    <w:rsid w:val="00DF0B5A"/>
    <w:rsid w:val="00DF2A34"/>
    <w:rsid w:val="00DF4C7E"/>
    <w:rsid w:val="00DF4CF6"/>
    <w:rsid w:val="00E124FF"/>
    <w:rsid w:val="00E17A52"/>
    <w:rsid w:val="00E33C47"/>
    <w:rsid w:val="00E33EE2"/>
    <w:rsid w:val="00E376A4"/>
    <w:rsid w:val="00E37D57"/>
    <w:rsid w:val="00E441B0"/>
    <w:rsid w:val="00E46E1F"/>
    <w:rsid w:val="00E52F8F"/>
    <w:rsid w:val="00E55DDD"/>
    <w:rsid w:val="00E57C03"/>
    <w:rsid w:val="00E62295"/>
    <w:rsid w:val="00E65804"/>
    <w:rsid w:val="00E6780A"/>
    <w:rsid w:val="00E82C94"/>
    <w:rsid w:val="00E87525"/>
    <w:rsid w:val="00E90154"/>
    <w:rsid w:val="00E91E42"/>
    <w:rsid w:val="00E925BF"/>
    <w:rsid w:val="00E95681"/>
    <w:rsid w:val="00EA06CE"/>
    <w:rsid w:val="00EA4924"/>
    <w:rsid w:val="00EA5F07"/>
    <w:rsid w:val="00EA6F15"/>
    <w:rsid w:val="00EB2CC8"/>
    <w:rsid w:val="00EB620B"/>
    <w:rsid w:val="00EB700E"/>
    <w:rsid w:val="00EC4217"/>
    <w:rsid w:val="00ED1D88"/>
    <w:rsid w:val="00ED23EE"/>
    <w:rsid w:val="00ED7561"/>
    <w:rsid w:val="00EE1A85"/>
    <w:rsid w:val="00EE7392"/>
    <w:rsid w:val="00EE7B67"/>
    <w:rsid w:val="00EF094A"/>
    <w:rsid w:val="00EF604C"/>
    <w:rsid w:val="00F01F1B"/>
    <w:rsid w:val="00F0440E"/>
    <w:rsid w:val="00F11F14"/>
    <w:rsid w:val="00F12152"/>
    <w:rsid w:val="00F1414D"/>
    <w:rsid w:val="00F2179C"/>
    <w:rsid w:val="00F22200"/>
    <w:rsid w:val="00F22583"/>
    <w:rsid w:val="00F27494"/>
    <w:rsid w:val="00F3002B"/>
    <w:rsid w:val="00F30443"/>
    <w:rsid w:val="00F33DC9"/>
    <w:rsid w:val="00F37BBD"/>
    <w:rsid w:val="00F44BD5"/>
    <w:rsid w:val="00F46BAF"/>
    <w:rsid w:val="00F47AD5"/>
    <w:rsid w:val="00F64BE4"/>
    <w:rsid w:val="00F84216"/>
    <w:rsid w:val="00F86F2E"/>
    <w:rsid w:val="00F92548"/>
    <w:rsid w:val="00F92A68"/>
    <w:rsid w:val="00F93392"/>
    <w:rsid w:val="00F96DE2"/>
    <w:rsid w:val="00FA5EC9"/>
    <w:rsid w:val="00FA5F33"/>
    <w:rsid w:val="00FB1FA8"/>
    <w:rsid w:val="00FB47BB"/>
    <w:rsid w:val="00FB5084"/>
    <w:rsid w:val="00FB54EC"/>
    <w:rsid w:val="00FB595A"/>
    <w:rsid w:val="00FB79AF"/>
    <w:rsid w:val="00FC2838"/>
    <w:rsid w:val="00FC6767"/>
    <w:rsid w:val="00FD38CD"/>
    <w:rsid w:val="00FE3993"/>
    <w:rsid w:val="00FE3E85"/>
    <w:rsid w:val="00FE7D9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F3A0B2"/>
  <w15:docId w15:val="{F9C93519-F346-4BF3-BE86-35880D4B2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FA3"/>
    <w:rPr>
      <w:rFonts w:ascii="Calibri" w:eastAsia="Calibri" w:hAnsi="Calibri" w:cs="Calibri"/>
      <w:lang w:val="en-AU"/>
    </w:rPr>
  </w:style>
  <w:style w:type="paragraph" w:styleId="Heading1">
    <w:name w:val="heading 1"/>
    <w:basedOn w:val="Normal"/>
    <w:uiPriority w:val="9"/>
    <w:qFormat/>
    <w:pPr>
      <w:spacing w:before="44"/>
      <w:ind w:left="220"/>
      <w:jc w:val="center"/>
      <w:outlineLvl w:val="0"/>
    </w:pPr>
    <w:rPr>
      <w:rFonts w:ascii="Arial" w:eastAsia="Arial" w:hAnsi="Arial" w:cs="Arial"/>
      <w:b/>
      <w:bCs/>
      <w:sz w:val="28"/>
      <w:szCs w:val="28"/>
    </w:rPr>
  </w:style>
  <w:style w:type="paragraph" w:styleId="Heading2">
    <w:name w:val="heading 2"/>
    <w:basedOn w:val="Normal"/>
    <w:uiPriority w:val="9"/>
    <w:unhideWhenUsed/>
    <w:qFormat/>
    <w:pPr>
      <w:spacing w:before="43"/>
      <w:ind w:left="220"/>
      <w:outlineLvl w:val="1"/>
    </w:pPr>
    <w:rPr>
      <w:b/>
      <w:bCs/>
      <w:sz w:val="24"/>
      <w:szCs w:val="24"/>
    </w:rPr>
  </w:style>
  <w:style w:type="paragraph" w:styleId="Heading3">
    <w:name w:val="heading 3"/>
    <w:basedOn w:val="Normal"/>
    <w:uiPriority w:val="9"/>
    <w:unhideWhenUsed/>
    <w:qFormat/>
    <w:pPr>
      <w:ind w:left="647"/>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647" w:hanging="428"/>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36226E"/>
    <w:pPr>
      <w:tabs>
        <w:tab w:val="center" w:pos="4513"/>
        <w:tab w:val="right" w:pos="9026"/>
      </w:tabs>
    </w:pPr>
  </w:style>
  <w:style w:type="character" w:customStyle="1" w:styleId="HeaderChar">
    <w:name w:val="Header Char"/>
    <w:basedOn w:val="DefaultParagraphFont"/>
    <w:link w:val="Header"/>
    <w:uiPriority w:val="99"/>
    <w:rsid w:val="0036226E"/>
    <w:rPr>
      <w:rFonts w:ascii="Calibri" w:eastAsia="Calibri" w:hAnsi="Calibri" w:cs="Calibri"/>
    </w:rPr>
  </w:style>
  <w:style w:type="paragraph" w:styleId="Footer">
    <w:name w:val="footer"/>
    <w:basedOn w:val="Normal"/>
    <w:link w:val="FooterChar"/>
    <w:uiPriority w:val="99"/>
    <w:unhideWhenUsed/>
    <w:rsid w:val="0036226E"/>
    <w:pPr>
      <w:tabs>
        <w:tab w:val="center" w:pos="4513"/>
        <w:tab w:val="right" w:pos="9026"/>
      </w:tabs>
    </w:pPr>
  </w:style>
  <w:style w:type="character" w:customStyle="1" w:styleId="FooterChar">
    <w:name w:val="Footer Char"/>
    <w:basedOn w:val="DefaultParagraphFont"/>
    <w:link w:val="Footer"/>
    <w:uiPriority w:val="99"/>
    <w:rsid w:val="0036226E"/>
    <w:rPr>
      <w:rFonts w:ascii="Calibri" w:eastAsia="Calibri" w:hAnsi="Calibri" w:cs="Calibri"/>
    </w:rPr>
  </w:style>
  <w:style w:type="table" w:styleId="TableGrid">
    <w:name w:val="Table Grid"/>
    <w:basedOn w:val="TableNormal"/>
    <w:uiPriority w:val="39"/>
    <w:rsid w:val="005F11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104A"/>
    <w:rPr>
      <w:color w:val="0000FF" w:themeColor="hyperlink"/>
      <w:u w:val="single"/>
    </w:rPr>
  </w:style>
  <w:style w:type="character" w:styleId="UnresolvedMention">
    <w:name w:val="Unresolved Mention"/>
    <w:basedOn w:val="DefaultParagraphFont"/>
    <w:uiPriority w:val="99"/>
    <w:semiHidden/>
    <w:unhideWhenUsed/>
    <w:rsid w:val="00CA104A"/>
    <w:rPr>
      <w:color w:val="605E5C"/>
      <w:shd w:val="clear" w:color="auto" w:fill="E1DFDD"/>
    </w:rPr>
  </w:style>
  <w:style w:type="character" w:styleId="PlaceholderText">
    <w:name w:val="Placeholder Text"/>
    <w:basedOn w:val="DefaultParagraphFont"/>
    <w:uiPriority w:val="99"/>
    <w:semiHidden/>
    <w:rsid w:val="0099487E"/>
    <w:rPr>
      <w:color w:val="808080"/>
    </w:rPr>
  </w:style>
  <w:style w:type="paragraph" w:styleId="Revision">
    <w:name w:val="Revision"/>
    <w:hidden/>
    <w:uiPriority w:val="99"/>
    <w:semiHidden/>
    <w:rsid w:val="0046043D"/>
    <w:pPr>
      <w:widowControl/>
      <w:autoSpaceDE/>
      <w:autoSpaceDN/>
    </w:pPr>
    <w:rPr>
      <w:rFonts w:ascii="Calibri" w:eastAsia="Calibri" w:hAnsi="Calibri" w:cs="Calibri"/>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655562">
      <w:bodyDiv w:val="1"/>
      <w:marLeft w:val="0"/>
      <w:marRight w:val="0"/>
      <w:marTop w:val="0"/>
      <w:marBottom w:val="0"/>
      <w:divBdr>
        <w:top w:val="none" w:sz="0" w:space="0" w:color="auto"/>
        <w:left w:val="none" w:sz="0" w:space="0" w:color="auto"/>
        <w:bottom w:val="none" w:sz="0" w:space="0" w:color="auto"/>
        <w:right w:val="none" w:sz="0" w:space="0" w:color="auto"/>
      </w:divBdr>
    </w:div>
    <w:div w:id="747457899">
      <w:bodyDiv w:val="1"/>
      <w:marLeft w:val="0"/>
      <w:marRight w:val="0"/>
      <w:marTop w:val="0"/>
      <w:marBottom w:val="0"/>
      <w:divBdr>
        <w:top w:val="none" w:sz="0" w:space="0" w:color="auto"/>
        <w:left w:val="none" w:sz="0" w:space="0" w:color="auto"/>
        <w:bottom w:val="none" w:sz="0" w:space="0" w:color="auto"/>
        <w:right w:val="none" w:sz="0" w:space="0" w:color="auto"/>
      </w:divBdr>
    </w:div>
    <w:div w:id="1273437188">
      <w:bodyDiv w:val="1"/>
      <w:marLeft w:val="0"/>
      <w:marRight w:val="0"/>
      <w:marTop w:val="0"/>
      <w:marBottom w:val="0"/>
      <w:divBdr>
        <w:top w:val="none" w:sz="0" w:space="0" w:color="auto"/>
        <w:left w:val="none" w:sz="0" w:space="0" w:color="auto"/>
        <w:bottom w:val="none" w:sz="0" w:space="0" w:color="auto"/>
        <w:right w:val="none" w:sz="0" w:space="0" w:color="auto"/>
      </w:divBdr>
    </w:div>
    <w:div w:id="14406413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6A234-5629-47B8-BECC-235E20E28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1087</TotalTime>
  <Pages>16</Pages>
  <Words>1360</Words>
  <Characters>7755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COS10081 Assignment 1 - 2018 S1</vt:lpstr>
    </vt:vector>
  </TitlesOfParts>
  <Company/>
  <LinksUpToDate>false</LinksUpToDate>
  <CharactersWithSpaces>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COS10081 Assignment 1 - 2018 S1</dc:title>
  <dc:subject/>
  <dc:creator>Pei-Wei Tsai</dc:creator>
  <cp:keywords/>
  <dc:description/>
  <cp:lastModifiedBy>PHAM DUY NGUYEN</cp:lastModifiedBy>
  <cp:revision>97</cp:revision>
  <cp:lastPrinted>2024-07-15T15:37:00Z</cp:lastPrinted>
  <dcterms:created xsi:type="dcterms:W3CDTF">2024-07-15T16:08:00Z</dcterms:created>
  <dcterms:modified xsi:type="dcterms:W3CDTF">2025-06-11T15:15:00Z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2019-04-04T00:00:00Z</vt:filetime>
  </property>
  <property fmtid="{D5CDD505-2E9C-101B-9397-08002B2CF9AE}" pid="3" name="Creator">
    <vt:lpwstr>Microsoft® Word 2016</vt:lpwstr>
  </property>
  <property fmtid="{D5CDD505-2E9C-101B-9397-08002B2CF9AE}" pid="4" name="LastSaved">
    <vt:filetime>2020-03-16T00:00:00Z</vt:filetime>
  </property>
  <property fmtid="{D5CDD505-2E9C-101B-9397-08002B2CF9AE}" pid="5" name="GrammarlyDocumentId">
    <vt:lpwstr>f94e7e00c0f32af1a3acbf404e71116755dc73bb8af14d7a4d8b128d14652cad</vt:lpwstr>
  </property>
</Properties>
</file>